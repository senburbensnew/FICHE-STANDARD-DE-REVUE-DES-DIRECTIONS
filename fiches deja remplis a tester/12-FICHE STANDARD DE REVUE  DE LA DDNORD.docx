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AE74AE" w14:textId="77777777" w:rsidR="003006C8" w:rsidRPr="00342B1E" w:rsidRDefault="00FE300F">
      <w:pPr>
        <w:pBdr>
          <w:bottom w:val="single" w:sz="8" w:space="0" w:color="4F81BD"/>
        </w:pBdr>
        <w:shd w:val="clear" w:color="auto" w:fill="B8CCE4"/>
        <w:spacing w:after="0"/>
        <w:ind w:right="21"/>
        <w:jc w:val="center"/>
        <w:rPr>
          <w:lang w:val="fr-FR"/>
        </w:rPr>
      </w:pPr>
      <w:r w:rsidRPr="00342B1E">
        <w:rPr>
          <w:rFonts w:ascii="Times New Roman" w:eastAsia="Times New Roman" w:hAnsi="Times New Roman" w:cs="Times New Roman"/>
          <w:b/>
          <w:sz w:val="32"/>
          <w:lang w:val="fr-FR"/>
        </w:rPr>
        <w:t xml:space="preserve">FICHE STANDARD DE REVUE DES DIRECTIONS </w:t>
      </w:r>
    </w:p>
    <w:p w14:paraId="4BBF28BA" w14:textId="77777777" w:rsidR="003006C8" w:rsidRPr="00342B1E" w:rsidRDefault="00FE300F">
      <w:pPr>
        <w:spacing w:after="0" w:line="257" w:lineRule="auto"/>
        <w:rPr>
          <w:lang w:val="fr-FR"/>
        </w:rPr>
      </w:pPr>
      <w:r w:rsidRPr="00342B1E">
        <w:rPr>
          <w:rFonts w:ascii="Times New Roman" w:eastAsia="Times New Roman" w:hAnsi="Times New Roman" w:cs="Times New Roman"/>
          <w:i/>
          <w:lang w:val="fr-FR"/>
        </w:rPr>
        <w:t>À transmettre à la Direction Générale quarante-huit (</w:t>
      </w:r>
      <w:r w:rsidRPr="00342B1E">
        <w:rPr>
          <w:rFonts w:ascii="Times New Roman" w:eastAsia="Times New Roman" w:hAnsi="Times New Roman" w:cs="Times New Roman"/>
          <w:b/>
          <w:i/>
          <w:lang w:val="fr-FR"/>
        </w:rPr>
        <w:t>48</w:t>
      </w:r>
      <w:r w:rsidRPr="00342B1E">
        <w:rPr>
          <w:rFonts w:ascii="Times New Roman" w:eastAsia="Times New Roman" w:hAnsi="Times New Roman" w:cs="Times New Roman"/>
          <w:i/>
          <w:lang w:val="fr-FR"/>
        </w:rPr>
        <w:t xml:space="preserve">) heures avant la tenue de la réunion aux adresses électroniques suivantes : </w:t>
      </w:r>
      <w:proofErr w:type="gramStart"/>
      <w:r w:rsidRPr="00342B1E">
        <w:rPr>
          <w:rFonts w:ascii="Times New Roman" w:eastAsia="Times New Roman" w:hAnsi="Times New Roman" w:cs="Times New Roman"/>
          <w:color w:val="0000FF"/>
          <w:u w:val="single" w:color="0000FF"/>
          <w:lang w:val="fr-FR"/>
        </w:rPr>
        <w:t>uep.mef@gmail.com</w:t>
      </w:r>
      <w:r w:rsidRPr="00342B1E">
        <w:rPr>
          <w:rFonts w:ascii="Times New Roman" w:eastAsia="Times New Roman" w:hAnsi="Times New Roman" w:cs="Times New Roman"/>
          <w:color w:val="1D2228"/>
          <w:lang w:val="fr-FR"/>
        </w:rPr>
        <w:t xml:space="preserve"> ,</w:t>
      </w:r>
      <w:proofErr w:type="gramEnd"/>
      <w:r w:rsidRPr="00342B1E">
        <w:rPr>
          <w:rFonts w:ascii="Times New Roman" w:eastAsia="Times New Roman" w:hAnsi="Times New Roman" w:cs="Times New Roman"/>
          <w:color w:val="1D2228"/>
          <w:lang w:val="fr-FR"/>
        </w:rPr>
        <w:t xml:space="preserve"> </w:t>
      </w:r>
      <w:r w:rsidRPr="00342B1E">
        <w:rPr>
          <w:rFonts w:ascii="Times New Roman" w:eastAsia="Times New Roman" w:hAnsi="Times New Roman" w:cs="Times New Roman"/>
          <w:color w:val="0000FF"/>
          <w:u w:val="single" w:color="0000FF"/>
          <w:lang w:val="fr-FR"/>
        </w:rPr>
        <w:t>secretariatdg@mef.gouv.ht</w:t>
      </w:r>
      <w:r w:rsidRPr="00342B1E">
        <w:rPr>
          <w:rFonts w:ascii="Times New Roman" w:eastAsia="Times New Roman" w:hAnsi="Times New Roman" w:cs="Times New Roman"/>
          <w:color w:val="1D2228"/>
          <w:lang w:val="fr-FR"/>
        </w:rPr>
        <w:t xml:space="preserve">, et </w:t>
      </w:r>
      <w:r w:rsidRPr="00342B1E">
        <w:rPr>
          <w:rFonts w:ascii="Times New Roman" w:eastAsia="Times New Roman" w:hAnsi="Times New Roman" w:cs="Times New Roman"/>
          <w:color w:val="0000FF"/>
          <w:u w:val="single" w:color="0000FF"/>
          <w:lang w:val="fr-FR"/>
        </w:rPr>
        <w:t>bouco.jeanjacques@mef.gouv.ht</w:t>
      </w:r>
      <w:r w:rsidRPr="00342B1E">
        <w:rPr>
          <w:rFonts w:ascii="Times New Roman" w:eastAsia="Times New Roman" w:hAnsi="Times New Roman" w:cs="Times New Roman"/>
          <w:lang w:val="fr-FR"/>
        </w:rPr>
        <w:t>.</w:t>
      </w:r>
      <w:r w:rsidRPr="00342B1E">
        <w:rPr>
          <w:rFonts w:ascii="Times New Roman" w:eastAsia="Times New Roman" w:hAnsi="Times New Roman" w:cs="Times New Roman"/>
          <w:color w:val="1D2228"/>
          <w:lang w:val="fr-FR"/>
        </w:rPr>
        <w:t xml:space="preserve">  </w:t>
      </w:r>
    </w:p>
    <w:p w14:paraId="7F8A4899" w14:textId="77777777" w:rsidR="003006C8" w:rsidRPr="00342B1E" w:rsidRDefault="00FE300F">
      <w:pPr>
        <w:spacing w:after="0"/>
        <w:rPr>
          <w:lang w:val="fr-FR"/>
        </w:rPr>
      </w:pPr>
      <w:r w:rsidRPr="00342B1E">
        <w:rPr>
          <w:rFonts w:ascii="Times New Roman" w:eastAsia="Times New Roman" w:hAnsi="Times New Roman" w:cs="Times New Roman"/>
          <w:color w:val="1D2228"/>
          <w:lang w:val="fr-FR"/>
        </w:rPr>
        <w:t xml:space="preserve"> </w:t>
      </w:r>
    </w:p>
    <w:p w14:paraId="77101E66" w14:textId="77777777" w:rsidR="003006C8" w:rsidRPr="00342B1E" w:rsidRDefault="00FE300F">
      <w:pPr>
        <w:spacing w:after="1" w:line="256" w:lineRule="auto"/>
        <w:rPr>
          <w:lang w:val="fr-FR"/>
        </w:rPr>
      </w:pPr>
      <w:r w:rsidRPr="00342B1E">
        <w:rPr>
          <w:rFonts w:ascii="Times New Roman" w:eastAsia="Times New Roman" w:hAnsi="Times New Roman" w:cs="Times New Roman"/>
          <w:b/>
          <w:lang w:val="fr-FR"/>
        </w:rPr>
        <w:t xml:space="preserve">Objectif : </w:t>
      </w:r>
      <w:r w:rsidRPr="00342B1E">
        <w:rPr>
          <w:rFonts w:ascii="Times New Roman" w:eastAsia="Times New Roman" w:hAnsi="Times New Roman" w:cs="Times New Roman"/>
          <w:lang w:val="fr-FR"/>
        </w:rPr>
        <w:t>La présente fiche vise à collecter des informations pertinentes sur le fonctionnement des différentes structures internes du Ministère de l’Économie et des Finances (</w:t>
      </w:r>
      <w:r w:rsidRPr="00342B1E">
        <w:rPr>
          <w:rFonts w:ascii="Times New Roman" w:eastAsia="Times New Roman" w:hAnsi="Times New Roman" w:cs="Times New Roman"/>
          <w:b/>
          <w:lang w:val="fr-FR"/>
        </w:rPr>
        <w:t>MEF</w:t>
      </w:r>
      <w:r w:rsidRPr="00342B1E">
        <w:rPr>
          <w:rFonts w:ascii="Times New Roman" w:eastAsia="Times New Roman" w:hAnsi="Times New Roman" w:cs="Times New Roman"/>
          <w:lang w:val="fr-FR"/>
        </w:rPr>
        <w:t xml:space="preserve">), afin de soutenir la prise de décision et de contribuer à l’amélioration des performances de l’institution. </w:t>
      </w:r>
    </w:p>
    <w:p w14:paraId="406B22F8" w14:textId="77777777" w:rsidR="003006C8" w:rsidRPr="00342B1E" w:rsidRDefault="00FE300F">
      <w:pPr>
        <w:spacing w:after="216"/>
        <w:rPr>
          <w:lang w:val="fr-FR"/>
        </w:rPr>
      </w:pPr>
      <w:r w:rsidRPr="00342B1E">
        <w:rPr>
          <w:rFonts w:ascii="Times New Roman" w:eastAsia="Times New Roman" w:hAnsi="Times New Roman" w:cs="Times New Roman"/>
          <w:b/>
          <w:lang w:val="fr-FR"/>
        </w:rPr>
        <w:t xml:space="preserve"> </w:t>
      </w:r>
    </w:p>
    <w:p w14:paraId="69295DEE" w14:textId="77777777" w:rsidR="003006C8" w:rsidRDefault="00FE300F">
      <w:pPr>
        <w:numPr>
          <w:ilvl w:val="0"/>
          <w:numId w:val="1"/>
        </w:numPr>
        <w:spacing w:after="0"/>
        <w:ind w:hanging="573"/>
      </w:pPr>
      <w:r>
        <w:rPr>
          <w:rFonts w:ascii="Times New Roman" w:eastAsia="Times New Roman" w:hAnsi="Times New Roman" w:cs="Times New Roman"/>
          <w:b/>
          <w:color w:val="444444"/>
          <w:sz w:val="24"/>
        </w:rPr>
        <w:t xml:space="preserve">IDENTIFICATION DE LA STRUCTURE </w:t>
      </w:r>
    </w:p>
    <w:tbl>
      <w:tblPr>
        <w:tblStyle w:val="TableGrid"/>
        <w:tblW w:w="8615" w:type="dxa"/>
        <w:tblInd w:w="623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511"/>
        <w:gridCol w:w="5104"/>
      </w:tblGrid>
      <w:tr w:rsidR="003006C8" w:rsidRPr="00342B1E" w14:paraId="555BC958" w14:textId="77777777">
        <w:trPr>
          <w:trHeight w:val="460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73056B7E" w14:textId="77777777" w:rsidR="003006C8" w:rsidRPr="00342B1E" w:rsidRDefault="00FE300F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>Intitulé de la Direction / Unité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31F9C087" w14:textId="031C13A6" w:rsidR="003006C8" w:rsidRPr="00342B1E" w:rsidRDefault="00342B1E">
            <w:pPr>
              <w:ind w:left="5"/>
              <w:rPr>
                <w:lang w:val="fr-FR"/>
              </w:rPr>
            </w:pPr>
            <w:r>
              <w:rPr>
                <w:lang w:val="fr-FR"/>
              </w:rPr>
              <w:t>DIRECTION DEPARTEMENTALE NORD</w:t>
            </w:r>
          </w:p>
        </w:tc>
      </w:tr>
      <w:tr w:rsidR="003006C8" w14:paraId="51A6B4CA" w14:textId="77777777">
        <w:trPr>
          <w:trHeight w:val="499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3D4807B1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Responsable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0F5BD929" w14:textId="3CC49407" w:rsidR="003006C8" w:rsidRDefault="00FE300F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342B1E">
              <w:rPr>
                <w:rFonts w:ascii="Times New Roman" w:eastAsia="Times New Roman" w:hAnsi="Times New Roman" w:cs="Times New Roman"/>
              </w:rPr>
              <w:t>JEAN DORVIL R. ETIENNE</w:t>
            </w:r>
          </w:p>
        </w:tc>
      </w:tr>
      <w:tr w:rsidR="003006C8" w14:paraId="45B0DA88" w14:textId="77777777">
        <w:trPr>
          <w:trHeight w:val="498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03727A62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Fonction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59CDC2A3" w14:textId="04D4FDCA" w:rsidR="003006C8" w:rsidRDefault="00FE300F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342B1E">
              <w:rPr>
                <w:rFonts w:ascii="Times New Roman" w:eastAsia="Times New Roman" w:hAnsi="Times New Roman" w:cs="Times New Roman"/>
              </w:rPr>
              <w:t>DIRECTEUR</w:t>
            </w:r>
          </w:p>
        </w:tc>
      </w:tr>
      <w:tr w:rsidR="003006C8" w14:paraId="715875D0" w14:textId="77777777">
        <w:trPr>
          <w:trHeight w:val="498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2CBC5BCA" w14:textId="77777777" w:rsidR="003006C8" w:rsidRDefault="00FE300F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Date de la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réunion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511A19B1" w14:textId="0A7304FD" w:rsidR="003006C8" w:rsidRDefault="00FE300F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342B1E">
              <w:rPr>
                <w:rFonts w:ascii="Times New Roman" w:eastAsia="Times New Roman" w:hAnsi="Times New Roman" w:cs="Times New Roman"/>
              </w:rPr>
              <w:t>01-04-2026</w:t>
            </w:r>
          </w:p>
        </w:tc>
      </w:tr>
      <w:tr w:rsidR="003006C8" w:rsidRPr="00342B1E" w14:paraId="02C95701" w14:textId="77777777">
        <w:trPr>
          <w:trHeight w:val="498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69AC9695" w14:textId="77777777" w:rsidR="003006C8" w:rsidRPr="00342B1E" w:rsidRDefault="00FE300F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>Période couverte par la revue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1D19D33C" w14:textId="7D0CD464" w:rsidR="003006C8" w:rsidRPr="00342B1E" w:rsidRDefault="00FE300F">
            <w:pPr>
              <w:ind w:left="5"/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342B1E">
              <w:rPr>
                <w:rFonts w:ascii="Times New Roman" w:eastAsia="Times New Roman" w:hAnsi="Times New Roman" w:cs="Times New Roman"/>
                <w:lang w:val="fr-FR"/>
              </w:rPr>
              <w:t>01 AU 30 AVRIL 20226</w:t>
            </w:r>
          </w:p>
        </w:tc>
      </w:tr>
      <w:tr w:rsidR="003006C8" w:rsidRPr="00C73CC0" w14:paraId="02B36886" w14:textId="77777777">
        <w:trPr>
          <w:trHeight w:val="498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011B694E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Localisation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13A381B3" w14:textId="5FDB4746" w:rsidR="003006C8" w:rsidRPr="00342B1E" w:rsidRDefault="00FE300F">
            <w:pPr>
              <w:ind w:left="5"/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342B1E" w:rsidRPr="00342B1E">
              <w:rPr>
                <w:rFonts w:ascii="Times New Roman" w:eastAsia="Times New Roman" w:hAnsi="Times New Roman" w:cs="Times New Roman"/>
                <w:lang w:val="fr-FR"/>
              </w:rPr>
              <w:t>RUE 1</w:t>
            </w:r>
            <w:r w:rsidR="005252DD">
              <w:rPr>
                <w:rFonts w:ascii="Times New Roman" w:eastAsia="Times New Roman" w:hAnsi="Times New Roman" w:cs="Times New Roman"/>
                <w:lang w:val="fr-FR"/>
              </w:rPr>
              <w:t>7</w:t>
            </w:r>
            <w:r w:rsidR="00342B1E"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A ET BOULEVARD, C</w:t>
            </w:r>
            <w:r w:rsidR="00342B1E">
              <w:rPr>
                <w:rFonts w:ascii="Times New Roman" w:eastAsia="Times New Roman" w:hAnsi="Times New Roman" w:cs="Times New Roman"/>
                <w:lang w:val="fr-FR"/>
              </w:rPr>
              <w:t>AP-HAITIEN</w:t>
            </w:r>
          </w:p>
        </w:tc>
      </w:tr>
      <w:tr w:rsidR="003006C8" w14:paraId="752E2D1D" w14:textId="77777777">
        <w:trPr>
          <w:trHeight w:val="498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37BD7B62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Coordonnées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téléphoniques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7B332C0F" w14:textId="380628A3" w:rsidR="003006C8" w:rsidRDefault="00FE300F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342B1E">
              <w:rPr>
                <w:rFonts w:ascii="Times New Roman" w:eastAsia="Times New Roman" w:hAnsi="Times New Roman" w:cs="Times New Roman"/>
              </w:rPr>
              <w:t>(509) 5565-9898</w:t>
            </w:r>
          </w:p>
        </w:tc>
      </w:tr>
      <w:tr w:rsidR="003006C8" w14:paraId="2BC8604A" w14:textId="77777777">
        <w:trPr>
          <w:trHeight w:val="496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0785A082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Adresse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électronique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2C6B4F27" w14:textId="43EAB669" w:rsidR="003006C8" w:rsidRDefault="00FE300F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342B1E">
              <w:rPr>
                <w:rFonts w:ascii="Times New Roman" w:eastAsia="Times New Roman" w:hAnsi="Times New Roman" w:cs="Times New Roman"/>
              </w:rPr>
              <w:t>DDNMEF@GMAIL.COM</w:t>
            </w:r>
          </w:p>
        </w:tc>
      </w:tr>
    </w:tbl>
    <w:p w14:paraId="4122B78C" w14:textId="77777777" w:rsidR="003006C8" w:rsidRDefault="00FE300F">
      <w:pPr>
        <w:spacing w:after="213"/>
      </w:pPr>
      <w:r>
        <w:rPr>
          <w:rFonts w:ascii="Times New Roman" w:eastAsia="Times New Roman" w:hAnsi="Times New Roman" w:cs="Times New Roman"/>
        </w:rPr>
        <w:t xml:space="preserve"> </w:t>
      </w:r>
    </w:p>
    <w:p w14:paraId="6BE84654" w14:textId="77777777" w:rsidR="003006C8" w:rsidRDefault="00FE300F">
      <w:pPr>
        <w:numPr>
          <w:ilvl w:val="0"/>
          <w:numId w:val="1"/>
        </w:numPr>
        <w:spacing w:after="0"/>
        <w:ind w:hanging="573"/>
      </w:pPr>
      <w:r>
        <w:rPr>
          <w:rFonts w:ascii="Times New Roman" w:eastAsia="Times New Roman" w:hAnsi="Times New Roman" w:cs="Times New Roman"/>
          <w:b/>
          <w:color w:val="444444"/>
          <w:sz w:val="24"/>
        </w:rPr>
        <w:t xml:space="preserve">MISSION ET ATTRIBUTIONS </w:t>
      </w:r>
    </w:p>
    <w:tbl>
      <w:tblPr>
        <w:tblStyle w:val="TableGrid"/>
        <w:tblW w:w="8615" w:type="dxa"/>
        <w:tblInd w:w="623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511"/>
        <w:gridCol w:w="5104"/>
      </w:tblGrid>
      <w:tr w:rsidR="003006C8" w:rsidRPr="00C73CC0" w14:paraId="6843589E" w14:textId="77777777">
        <w:trPr>
          <w:trHeight w:val="460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48DF07DD" w14:textId="77777777" w:rsidR="003006C8" w:rsidRPr="00342B1E" w:rsidRDefault="00FE300F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>Mission principale de la structure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2F3D9329" w14:textId="3AD61CD0" w:rsidR="003006C8" w:rsidRPr="00342B1E" w:rsidRDefault="00FE300F">
            <w:pPr>
              <w:ind w:left="5"/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342B1E">
              <w:rPr>
                <w:rFonts w:ascii="Times New Roman" w:eastAsia="Times New Roman" w:hAnsi="Times New Roman" w:cs="Times New Roman"/>
                <w:lang w:val="fr-FR"/>
              </w:rPr>
              <w:t>ASSURER LA</w:t>
            </w:r>
            <w:r w:rsidR="009A3506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342B1E">
              <w:rPr>
                <w:rFonts w:ascii="Times New Roman" w:eastAsia="Times New Roman" w:hAnsi="Times New Roman" w:cs="Times New Roman"/>
                <w:lang w:val="fr-FR"/>
              </w:rPr>
              <w:t xml:space="preserve">MISE EN </w:t>
            </w:r>
            <w:r w:rsidR="002974D4">
              <w:rPr>
                <w:rFonts w:ascii="Times New Roman" w:eastAsia="Times New Roman" w:hAnsi="Times New Roman" w:cs="Times New Roman"/>
                <w:lang w:val="fr-FR"/>
              </w:rPr>
              <w:t>APPLICATION</w:t>
            </w:r>
            <w:r w:rsidR="00342B1E">
              <w:rPr>
                <w:rFonts w:ascii="Times New Roman" w:eastAsia="Times New Roman" w:hAnsi="Times New Roman" w:cs="Times New Roman"/>
                <w:lang w:val="fr-FR"/>
              </w:rPr>
              <w:t xml:space="preserve"> DE LA POLITIQUE BUDGETAIRE</w:t>
            </w:r>
            <w:r w:rsidR="00781BB5">
              <w:rPr>
                <w:rFonts w:ascii="Times New Roman" w:eastAsia="Times New Roman" w:hAnsi="Times New Roman" w:cs="Times New Roman"/>
                <w:lang w:val="fr-FR"/>
              </w:rPr>
              <w:t>,</w:t>
            </w:r>
            <w:r w:rsidR="00342B1E">
              <w:rPr>
                <w:rFonts w:ascii="Times New Roman" w:eastAsia="Times New Roman" w:hAnsi="Times New Roman" w:cs="Times New Roman"/>
                <w:lang w:val="fr-FR"/>
              </w:rPr>
              <w:t xml:space="preserve"> FINANCIERE</w:t>
            </w:r>
            <w:r w:rsidR="00781BB5">
              <w:rPr>
                <w:rFonts w:ascii="Times New Roman" w:eastAsia="Times New Roman" w:hAnsi="Times New Roman" w:cs="Times New Roman"/>
                <w:lang w:val="fr-FR"/>
              </w:rPr>
              <w:t xml:space="preserve"> ET ECONOMIQUE</w:t>
            </w:r>
            <w:r w:rsidR="00342B1E">
              <w:rPr>
                <w:rFonts w:ascii="Times New Roman" w:eastAsia="Times New Roman" w:hAnsi="Times New Roman" w:cs="Times New Roman"/>
                <w:lang w:val="fr-FR"/>
              </w:rPr>
              <w:t xml:space="preserve"> DE L’ETAT AU NIVEAU DU DEPARTEMENT DU NORD</w:t>
            </w:r>
          </w:p>
        </w:tc>
      </w:tr>
      <w:tr w:rsidR="003006C8" w:rsidRPr="00C73CC0" w14:paraId="6FC244EF" w14:textId="77777777">
        <w:trPr>
          <w:trHeight w:val="497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7AABA599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Principales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attributions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25FCD69E" w14:textId="3E77AA5B" w:rsidR="003006C8" w:rsidRPr="00342B1E" w:rsidRDefault="00FE300F" w:rsidP="009A3506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342B1E" w:rsidRPr="00342B1E">
              <w:rPr>
                <w:rFonts w:ascii="Times New Roman" w:eastAsia="Times New Roman" w:hAnsi="Times New Roman" w:cs="Times New Roman"/>
                <w:lang w:val="fr-FR"/>
              </w:rPr>
              <w:t>REPRESENTER LE MEF DANS L</w:t>
            </w:r>
            <w:r w:rsidR="00342B1E">
              <w:rPr>
                <w:rFonts w:ascii="Times New Roman" w:eastAsia="Times New Roman" w:hAnsi="Times New Roman" w:cs="Times New Roman"/>
                <w:lang w:val="fr-FR"/>
              </w:rPr>
              <w:t>E DEPARTEMENT DU NORD</w:t>
            </w:r>
          </w:p>
        </w:tc>
      </w:tr>
      <w:tr w:rsidR="003006C8" w:rsidRPr="00AC17B8" w14:paraId="2B2BBCB9" w14:textId="77777777">
        <w:trPr>
          <w:trHeight w:val="497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0ADB875A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Principaux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services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rendus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7F6F7DD9" w14:textId="3414FE0C" w:rsidR="003006C8" w:rsidRPr="000E48C4" w:rsidRDefault="00342B1E">
            <w:pPr>
              <w:ind w:left="5"/>
              <w:rPr>
                <w:rFonts w:ascii="Times New Roman" w:eastAsia="Times New Roman" w:hAnsi="Times New Roman" w:cs="Times New Roman"/>
                <w:lang w:val="fr-FR"/>
              </w:rPr>
            </w:pPr>
            <w:r w:rsidRPr="000E48C4">
              <w:rPr>
                <w:rFonts w:ascii="Times New Roman" w:eastAsia="Times New Roman" w:hAnsi="Times New Roman" w:cs="Times New Roman"/>
                <w:lang w:val="fr-FR"/>
              </w:rPr>
              <w:t>SERVICE</w:t>
            </w:r>
            <w:r w:rsidR="002E52E2">
              <w:rPr>
                <w:rFonts w:ascii="Times New Roman" w:eastAsia="Times New Roman" w:hAnsi="Times New Roman" w:cs="Times New Roman"/>
                <w:lang w:val="fr-FR"/>
              </w:rPr>
              <w:t xml:space="preserve"> ADMINISTRATIF</w:t>
            </w:r>
            <w:r w:rsidR="003340DF">
              <w:rPr>
                <w:rFonts w:ascii="Times New Roman" w:eastAsia="Times New Roman" w:hAnsi="Times New Roman" w:cs="Times New Roman"/>
                <w:lang w:val="fr-FR"/>
              </w:rPr>
              <w:t xml:space="preserve"> ET DE</w:t>
            </w:r>
            <w:r w:rsidRPr="000E48C4">
              <w:rPr>
                <w:rFonts w:ascii="Times New Roman" w:eastAsia="Times New Roman" w:hAnsi="Times New Roman" w:cs="Times New Roman"/>
                <w:lang w:val="fr-FR"/>
              </w:rPr>
              <w:t xml:space="preserve"> DE LA PENSION</w:t>
            </w:r>
            <w:r w:rsidR="003340DF">
              <w:rPr>
                <w:rFonts w:ascii="Times New Roman" w:eastAsia="Times New Roman" w:hAnsi="Times New Roman" w:cs="Times New Roman"/>
                <w:lang w:val="fr-FR"/>
              </w:rPr>
              <w:t xml:space="preserve"> CIVILE ET MILITAIRE</w:t>
            </w:r>
          </w:p>
          <w:p w14:paraId="4C063BDC" w14:textId="7A4A452F" w:rsidR="00342B1E" w:rsidRPr="000E48C4" w:rsidRDefault="00342B1E">
            <w:pPr>
              <w:ind w:left="5"/>
              <w:rPr>
                <w:lang w:val="fr-FR"/>
              </w:rPr>
            </w:pPr>
            <w:r w:rsidRPr="000E48C4">
              <w:rPr>
                <w:lang w:val="fr-FR"/>
              </w:rPr>
              <w:t>SERVICE FISCAL</w:t>
            </w:r>
          </w:p>
          <w:p w14:paraId="7CDD7448" w14:textId="2F0B5C41" w:rsidR="00342B1E" w:rsidRPr="000E48C4" w:rsidRDefault="00342B1E">
            <w:pPr>
              <w:ind w:left="5"/>
              <w:rPr>
                <w:lang w:val="fr-FR"/>
              </w:rPr>
            </w:pPr>
            <w:r w:rsidRPr="000E48C4">
              <w:rPr>
                <w:lang w:val="fr-FR"/>
              </w:rPr>
              <w:t>SERVICE ECONOMIQUE</w:t>
            </w:r>
          </w:p>
          <w:p w14:paraId="3F139EAC" w14:textId="12F7485F" w:rsidR="00342B1E" w:rsidRPr="000E48C4" w:rsidRDefault="00342B1E">
            <w:pPr>
              <w:ind w:left="5"/>
              <w:rPr>
                <w:lang w:val="fr-FR"/>
              </w:rPr>
            </w:pPr>
            <w:r w:rsidRPr="000E48C4">
              <w:rPr>
                <w:lang w:val="fr-FR"/>
              </w:rPr>
              <w:t>SERVICE CONTROLE FINANCIER</w:t>
            </w:r>
          </w:p>
          <w:p w14:paraId="223A9A43" w14:textId="1D7DB588" w:rsidR="00342B1E" w:rsidRPr="000E48C4" w:rsidRDefault="00342B1E">
            <w:pPr>
              <w:ind w:left="5"/>
              <w:rPr>
                <w:lang w:val="fr-FR"/>
              </w:rPr>
            </w:pPr>
            <w:r w:rsidRPr="000E48C4">
              <w:rPr>
                <w:lang w:val="fr-FR"/>
              </w:rPr>
              <w:t>SERVICE COMPTABILITE PUBLIQUE</w:t>
            </w:r>
          </w:p>
          <w:p w14:paraId="22E44B5C" w14:textId="42394F09" w:rsidR="00342B1E" w:rsidRPr="000E48C4" w:rsidRDefault="00342B1E">
            <w:pPr>
              <w:ind w:left="5"/>
              <w:rPr>
                <w:lang w:val="fr-FR"/>
              </w:rPr>
            </w:pPr>
          </w:p>
        </w:tc>
      </w:tr>
    </w:tbl>
    <w:p w14:paraId="47F3D6CE" w14:textId="77777777" w:rsidR="003006C8" w:rsidRPr="000E48C4" w:rsidRDefault="00FE300F">
      <w:pPr>
        <w:spacing w:after="214"/>
        <w:rPr>
          <w:lang w:val="fr-FR"/>
        </w:rPr>
      </w:pPr>
      <w:r w:rsidRPr="000E48C4">
        <w:rPr>
          <w:rFonts w:ascii="Times New Roman" w:eastAsia="Times New Roman" w:hAnsi="Times New Roman" w:cs="Times New Roman"/>
          <w:lang w:val="fr-FR"/>
        </w:rPr>
        <w:t xml:space="preserve"> </w:t>
      </w:r>
    </w:p>
    <w:p w14:paraId="70846F41" w14:textId="77777777" w:rsidR="003006C8" w:rsidRDefault="00FE300F">
      <w:pPr>
        <w:numPr>
          <w:ilvl w:val="0"/>
          <w:numId w:val="1"/>
        </w:numPr>
        <w:spacing w:after="0"/>
        <w:ind w:hanging="573"/>
      </w:pPr>
      <w:r>
        <w:rPr>
          <w:rFonts w:ascii="Times New Roman" w:eastAsia="Times New Roman" w:hAnsi="Times New Roman" w:cs="Times New Roman"/>
          <w:b/>
          <w:color w:val="444444"/>
          <w:sz w:val="24"/>
        </w:rPr>
        <w:t xml:space="preserve">SITUATION DES RESSOURCES HUMAINES </w:t>
      </w:r>
    </w:p>
    <w:tbl>
      <w:tblPr>
        <w:tblStyle w:val="TableGrid"/>
        <w:tblW w:w="8615" w:type="dxa"/>
        <w:tblInd w:w="623" w:type="dxa"/>
        <w:tblCellMar>
          <w:top w:w="155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511"/>
        <w:gridCol w:w="5104"/>
      </w:tblGrid>
      <w:tr w:rsidR="003006C8" w14:paraId="2B9190C7" w14:textId="77777777">
        <w:trPr>
          <w:trHeight w:val="460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23AD0953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Effectif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théorique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404B809B" w14:textId="47E4D033" w:rsidR="003006C8" w:rsidRDefault="00FE300F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E90553">
              <w:rPr>
                <w:rFonts w:ascii="Times New Roman" w:eastAsia="Times New Roman" w:hAnsi="Times New Roman" w:cs="Times New Roman"/>
              </w:rPr>
              <w:t>3</w:t>
            </w:r>
            <w:r w:rsidR="009F1D99"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3006C8" w:rsidRPr="00342B1E" w14:paraId="3AAAB738" w14:textId="77777777">
        <w:trPr>
          <w:trHeight w:val="498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0A6BED4D" w14:textId="77777777" w:rsidR="003006C8" w:rsidRPr="00342B1E" w:rsidRDefault="00FE300F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lastRenderedPageBreak/>
              <w:t>Effectif en poste/ Agent actif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697B4FA1" w14:textId="29BFE263" w:rsidR="003006C8" w:rsidRPr="00342B1E" w:rsidRDefault="00FE300F">
            <w:pPr>
              <w:ind w:left="5"/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E90553">
              <w:rPr>
                <w:rFonts w:ascii="Times New Roman" w:eastAsia="Times New Roman" w:hAnsi="Times New Roman" w:cs="Times New Roman"/>
                <w:lang w:val="fr-FR"/>
              </w:rPr>
              <w:t>3</w:t>
            </w:r>
            <w:r w:rsidR="007F59C2">
              <w:rPr>
                <w:rFonts w:ascii="Times New Roman" w:eastAsia="Times New Roman" w:hAnsi="Times New Roman" w:cs="Times New Roman"/>
                <w:lang w:val="fr-FR"/>
              </w:rPr>
              <w:t>0</w:t>
            </w:r>
          </w:p>
        </w:tc>
      </w:tr>
      <w:tr w:rsidR="003006C8" w14:paraId="52819901" w14:textId="77777777">
        <w:trPr>
          <w:trHeight w:val="498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4243B01E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Effectif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réellement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disponible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39C84165" w14:textId="1DE22A97" w:rsidR="003006C8" w:rsidRDefault="00FE300F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E90553">
              <w:rPr>
                <w:rFonts w:ascii="Times New Roman" w:eastAsia="Times New Roman" w:hAnsi="Times New Roman" w:cs="Times New Roman"/>
              </w:rPr>
              <w:t>3</w:t>
            </w:r>
            <w:r w:rsidR="007F59C2"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3006C8" w:rsidRPr="00342B1E" w14:paraId="06A949D7" w14:textId="77777777">
        <w:trPr>
          <w:trHeight w:val="736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</w:tcPr>
          <w:p w14:paraId="50D7A8FC" w14:textId="77777777" w:rsidR="003006C8" w:rsidRPr="00342B1E" w:rsidRDefault="00FE300F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 xml:space="preserve">Répartition du personnel par catégorie 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3B84BB1C" w14:textId="696B3920" w:rsidR="003006C8" w:rsidRDefault="00FE300F">
            <w:pPr>
              <w:ind w:left="5"/>
              <w:rPr>
                <w:rFonts w:ascii="Times New Roman" w:eastAsia="Times New Roman" w:hAnsi="Times New Roman" w:cs="Times New Roman"/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E90553">
              <w:rPr>
                <w:rFonts w:ascii="Times New Roman" w:eastAsia="Times New Roman" w:hAnsi="Times New Roman" w:cs="Times New Roman"/>
                <w:lang w:val="fr-FR"/>
              </w:rPr>
              <w:t>2</w:t>
            </w:r>
            <w:r w:rsidR="006D7F3F">
              <w:rPr>
                <w:rFonts w:ascii="Times New Roman" w:eastAsia="Times New Roman" w:hAnsi="Times New Roman" w:cs="Times New Roman"/>
                <w:lang w:val="fr-FR"/>
              </w:rPr>
              <w:t>6</w:t>
            </w:r>
            <w:r w:rsidR="00E90553">
              <w:rPr>
                <w:rFonts w:ascii="Times New Roman" w:eastAsia="Times New Roman" w:hAnsi="Times New Roman" w:cs="Times New Roman"/>
                <w:lang w:val="fr-FR"/>
              </w:rPr>
              <w:t xml:space="preserve"> EMPLOYES </w:t>
            </w:r>
            <w:proofErr w:type="gramStart"/>
            <w:r w:rsidR="00E90553">
              <w:rPr>
                <w:rFonts w:ascii="Times New Roman" w:eastAsia="Times New Roman" w:hAnsi="Times New Roman" w:cs="Times New Roman"/>
                <w:lang w:val="fr-FR"/>
              </w:rPr>
              <w:t>NOMMES</w:t>
            </w:r>
            <w:proofErr w:type="gramEnd"/>
          </w:p>
          <w:p w14:paraId="7C7A9B6B" w14:textId="7C52AA88" w:rsidR="00E90553" w:rsidRPr="00E90553" w:rsidRDefault="00E90553">
            <w:pPr>
              <w:ind w:left="5"/>
              <w:rPr>
                <w:rFonts w:ascii="Times New Roman" w:hAnsi="Times New Roman" w:cs="Times New Roman"/>
                <w:lang w:val="fr-FR"/>
              </w:rPr>
            </w:pPr>
            <w:r>
              <w:rPr>
                <w:lang w:val="fr-FR"/>
              </w:rPr>
              <w:t xml:space="preserve"> </w:t>
            </w:r>
            <w:r w:rsidRPr="00E90553">
              <w:rPr>
                <w:rFonts w:ascii="Times New Roman" w:hAnsi="Times New Roman" w:cs="Times New Roman"/>
                <w:lang w:val="fr-FR"/>
              </w:rPr>
              <w:t>4 AGENTS CONTRACTUELS</w:t>
            </w:r>
          </w:p>
        </w:tc>
      </w:tr>
      <w:tr w:rsidR="003006C8" w14:paraId="3B96AF56" w14:textId="77777777">
        <w:trPr>
          <w:trHeight w:val="499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27827B39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Postes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vacants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5539E425" w14:textId="53A42943" w:rsidR="00E90553" w:rsidRDefault="00FE300F" w:rsidP="00E90553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E53487">
              <w:rPr>
                <w:rFonts w:ascii="Times New Roman" w:eastAsia="Times New Roman" w:hAnsi="Times New Roman" w:cs="Times New Roman"/>
              </w:rPr>
              <w:t>ASSISTANT ADMINISTRATIF</w:t>
            </w:r>
          </w:p>
          <w:p w14:paraId="53BE0370" w14:textId="289FA4E0" w:rsidR="00E90553" w:rsidRDefault="00E90553">
            <w:pPr>
              <w:ind w:left="5"/>
            </w:pPr>
          </w:p>
        </w:tc>
      </w:tr>
      <w:tr w:rsidR="003006C8" w:rsidRPr="009912D6" w14:paraId="3ECAB7A9" w14:textId="77777777">
        <w:trPr>
          <w:trHeight w:val="495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1ED1534E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Besoins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prioritaires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en personnel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6537CDBF" w14:textId="77777777" w:rsidR="009912D6" w:rsidRPr="009912D6" w:rsidRDefault="00FE300F" w:rsidP="009912D6">
            <w:pPr>
              <w:ind w:left="5"/>
              <w:rPr>
                <w:rFonts w:ascii="Times New Roman" w:eastAsia="Times New Roman" w:hAnsi="Times New Roman" w:cs="Times New Roman"/>
                <w:lang w:val="fr-FR"/>
              </w:rPr>
            </w:pPr>
            <w:r w:rsidRPr="009912D6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9912D6" w:rsidRPr="009912D6">
              <w:rPr>
                <w:rFonts w:ascii="Times New Roman" w:eastAsia="Times New Roman" w:hAnsi="Times New Roman" w:cs="Times New Roman"/>
                <w:lang w:val="fr-FR"/>
              </w:rPr>
              <w:t>DIRECTEUR ASSISTANT</w:t>
            </w:r>
          </w:p>
          <w:p w14:paraId="28DCF9DF" w14:textId="52C73501" w:rsidR="009912D6" w:rsidRPr="009912D6" w:rsidRDefault="009912D6" w:rsidP="009912D6">
            <w:pPr>
              <w:ind w:left="5"/>
              <w:rPr>
                <w:rFonts w:ascii="Times New Roman" w:eastAsia="Times New Roman" w:hAnsi="Times New Roman" w:cs="Times New Roman"/>
                <w:lang w:val="fr-FR"/>
              </w:rPr>
            </w:pPr>
            <w:r w:rsidRPr="009912D6">
              <w:rPr>
                <w:rFonts w:ascii="Times New Roman" w:eastAsia="Times New Roman" w:hAnsi="Times New Roman" w:cs="Times New Roman"/>
                <w:lang w:val="fr-FR"/>
              </w:rPr>
              <w:t>MESSAGER</w:t>
            </w:r>
            <w:r w:rsidR="00E90553">
              <w:rPr>
                <w:rFonts w:ascii="Times New Roman" w:eastAsia="Times New Roman" w:hAnsi="Times New Roman" w:cs="Times New Roman"/>
                <w:lang w:val="fr-FR"/>
              </w:rPr>
              <w:t>\ CHAUFFEUR</w:t>
            </w:r>
          </w:p>
          <w:p w14:paraId="560F8956" w14:textId="77777777" w:rsidR="003006C8" w:rsidRDefault="009912D6" w:rsidP="009912D6">
            <w:pPr>
              <w:ind w:left="5"/>
              <w:rPr>
                <w:lang w:val="fr-FR"/>
              </w:rPr>
            </w:pPr>
            <w:r w:rsidRPr="009912D6">
              <w:rPr>
                <w:lang w:val="fr-FR"/>
              </w:rPr>
              <w:t>ASSISTANT ADMINISTRATIF</w:t>
            </w:r>
          </w:p>
          <w:p w14:paraId="6F7750B1" w14:textId="77777777" w:rsidR="00E90553" w:rsidRDefault="00E90553" w:rsidP="009912D6">
            <w:pPr>
              <w:ind w:left="5"/>
              <w:rPr>
                <w:lang w:val="fr-FR"/>
              </w:rPr>
            </w:pPr>
            <w:r>
              <w:rPr>
                <w:lang w:val="fr-FR"/>
              </w:rPr>
              <w:t>GARDIEN</w:t>
            </w:r>
          </w:p>
          <w:p w14:paraId="603FC197" w14:textId="77777777" w:rsidR="00E90553" w:rsidRDefault="00E90553" w:rsidP="009912D6">
            <w:pPr>
              <w:ind w:left="5"/>
              <w:rPr>
                <w:lang w:val="fr-FR"/>
              </w:rPr>
            </w:pPr>
            <w:r>
              <w:rPr>
                <w:lang w:val="fr-FR"/>
              </w:rPr>
              <w:t>ARCHIVISTE</w:t>
            </w:r>
          </w:p>
          <w:p w14:paraId="5F75A1BD" w14:textId="00ED77EA" w:rsidR="00E90553" w:rsidRPr="009912D6" w:rsidRDefault="00E90553" w:rsidP="009912D6">
            <w:pPr>
              <w:ind w:left="5"/>
              <w:rPr>
                <w:lang w:val="fr-FR"/>
              </w:rPr>
            </w:pPr>
            <w:r>
              <w:rPr>
                <w:lang w:val="fr-FR"/>
              </w:rPr>
              <w:t>STATISTICIEN</w:t>
            </w:r>
          </w:p>
        </w:tc>
      </w:tr>
      <w:tr w:rsidR="003006C8" w:rsidRPr="00C73CC0" w14:paraId="0865C16E" w14:textId="77777777">
        <w:trPr>
          <w:trHeight w:val="699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01F4ACBC" w14:textId="77777777" w:rsidR="003006C8" w:rsidRPr="00342B1E" w:rsidRDefault="00FE300F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>Besoins en formation / renforcement de capacités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72352FF9" w14:textId="2C878D91" w:rsidR="003006C8" w:rsidRDefault="009912D6" w:rsidP="009912D6">
            <w:pPr>
              <w:rPr>
                <w:lang w:val="fr-FR"/>
              </w:rPr>
            </w:pPr>
            <w:r>
              <w:rPr>
                <w:lang w:val="fr-FR"/>
              </w:rPr>
              <w:t>UTILISATION DES OUTILS ET TECHNOLOGIES</w:t>
            </w:r>
          </w:p>
          <w:p w14:paraId="1168378D" w14:textId="3FB8F3BA" w:rsidR="009912D6" w:rsidRDefault="009912D6" w:rsidP="009912D6">
            <w:pPr>
              <w:rPr>
                <w:lang w:val="fr-FR"/>
              </w:rPr>
            </w:pPr>
            <w:r>
              <w:rPr>
                <w:lang w:val="fr-FR"/>
              </w:rPr>
              <w:t xml:space="preserve">INTEGRATION ET CULTURE ORGANISATIONNELLE </w:t>
            </w:r>
          </w:p>
          <w:p w14:paraId="5895A326" w14:textId="08375D43" w:rsidR="009912D6" w:rsidRDefault="009912D6" w:rsidP="009912D6">
            <w:pPr>
              <w:rPr>
                <w:lang w:val="fr-FR"/>
              </w:rPr>
            </w:pPr>
            <w:r>
              <w:rPr>
                <w:lang w:val="fr-FR"/>
              </w:rPr>
              <w:t>REGLES ET PROCEDURES ADMINISTRATIVES</w:t>
            </w:r>
          </w:p>
          <w:p w14:paraId="1406FC54" w14:textId="77777777" w:rsidR="009912D6" w:rsidRDefault="009912D6" w:rsidP="009912D6">
            <w:pPr>
              <w:rPr>
                <w:lang w:val="fr-FR"/>
              </w:rPr>
            </w:pPr>
            <w:r>
              <w:rPr>
                <w:lang w:val="fr-FR"/>
              </w:rPr>
              <w:t>COMPORTEME</w:t>
            </w:r>
            <w:r w:rsidR="00B94213">
              <w:rPr>
                <w:lang w:val="fr-FR"/>
              </w:rPr>
              <w:t>N</w:t>
            </w:r>
            <w:r>
              <w:rPr>
                <w:lang w:val="fr-FR"/>
              </w:rPr>
              <w:t>T ET ETHIQUE PROFESSIONNEL</w:t>
            </w:r>
          </w:p>
          <w:p w14:paraId="214AA7B9" w14:textId="5B50789A" w:rsidR="00B94213" w:rsidRDefault="00B94213" w:rsidP="009912D6">
            <w:pPr>
              <w:rPr>
                <w:lang w:val="fr-FR"/>
              </w:rPr>
            </w:pPr>
            <w:r>
              <w:rPr>
                <w:lang w:val="fr-FR"/>
              </w:rPr>
              <w:t>VERIFICATION DOUANIERE (INSPECTEUR FISCAL)</w:t>
            </w:r>
          </w:p>
          <w:p w14:paraId="1C442CE6" w14:textId="792BEFFD" w:rsidR="00B94213" w:rsidRDefault="00B94213" w:rsidP="009912D6">
            <w:pPr>
              <w:rPr>
                <w:lang w:val="fr-FR"/>
              </w:rPr>
            </w:pPr>
            <w:r>
              <w:rPr>
                <w:lang w:val="fr-FR"/>
              </w:rPr>
              <w:t>ANALYSE CONJONCTUREL</w:t>
            </w:r>
            <w:r w:rsidR="00E90553">
              <w:rPr>
                <w:lang w:val="fr-FR"/>
              </w:rPr>
              <w:t>LE</w:t>
            </w:r>
            <w:r>
              <w:rPr>
                <w:lang w:val="fr-FR"/>
              </w:rPr>
              <w:t xml:space="preserve"> (ECONOMISTE)</w:t>
            </w:r>
          </w:p>
          <w:p w14:paraId="218B1A7D" w14:textId="77777777" w:rsidR="00B94213" w:rsidRDefault="00B94213" w:rsidP="009912D6">
            <w:pPr>
              <w:rPr>
                <w:lang w:val="fr-FR"/>
              </w:rPr>
            </w:pPr>
            <w:r>
              <w:rPr>
                <w:lang w:val="fr-FR"/>
              </w:rPr>
              <w:t>REDACTION DE RAPPORT</w:t>
            </w:r>
          </w:p>
          <w:p w14:paraId="22934FB6" w14:textId="21AA9164" w:rsidR="00B94213" w:rsidRPr="00342B1E" w:rsidRDefault="00B94213" w:rsidP="009912D6">
            <w:pPr>
              <w:rPr>
                <w:lang w:val="fr-FR"/>
              </w:rPr>
            </w:pPr>
            <w:r>
              <w:rPr>
                <w:lang w:val="fr-FR"/>
              </w:rPr>
              <w:t>CORRESPONDANCE ADMINISTRATIVE</w:t>
            </w:r>
          </w:p>
        </w:tc>
      </w:tr>
      <w:tr w:rsidR="003006C8" w:rsidRPr="00342B1E" w14:paraId="23986F60" w14:textId="77777777">
        <w:trPr>
          <w:trHeight w:val="735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</w:tcPr>
          <w:p w14:paraId="42BA47F1" w14:textId="77777777" w:rsidR="003006C8" w:rsidRPr="00342B1E" w:rsidRDefault="00FE300F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>Principales difficultés liées aux ressources humaines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4E396A0B" w14:textId="62BB52E5" w:rsidR="003006C8" w:rsidRDefault="00AB5DE1" w:rsidP="00AB5DE1">
            <w:pPr>
              <w:rPr>
                <w:rFonts w:ascii="Times New Roman" w:eastAsia="Times New Roman" w:hAnsi="Times New Roman" w:cs="Times New Roman"/>
                <w:lang w:val="fr-FR"/>
              </w:rPr>
            </w:pPr>
            <w:r>
              <w:rPr>
                <w:rFonts w:ascii="Times New Roman" w:eastAsia="Times New Roman" w:hAnsi="Times New Roman" w:cs="Times New Roman"/>
                <w:lang w:val="fr-FR"/>
              </w:rPr>
              <w:t xml:space="preserve">MANQUE AU NIVEAU DE LA CIRCULATION DE L’INFORMATION ENTRE LA DDN ET </w:t>
            </w:r>
            <w:r w:rsidR="00E90553">
              <w:rPr>
                <w:rFonts w:ascii="Times New Roman" w:eastAsia="Times New Roman" w:hAnsi="Times New Roman" w:cs="Times New Roman"/>
                <w:lang w:val="fr-FR"/>
              </w:rPr>
              <w:t xml:space="preserve">LE </w:t>
            </w:r>
            <w:r>
              <w:rPr>
                <w:rFonts w:ascii="Times New Roman" w:eastAsia="Times New Roman" w:hAnsi="Times New Roman" w:cs="Times New Roman"/>
                <w:lang w:val="fr-FR"/>
              </w:rPr>
              <w:t>MEF CENTRAL</w:t>
            </w:r>
          </w:p>
          <w:p w14:paraId="265CB6AD" w14:textId="1173F850" w:rsidR="00AB5DE1" w:rsidRDefault="00AB5DE1" w:rsidP="00AB5DE1">
            <w:pPr>
              <w:rPr>
                <w:lang w:val="fr-FR"/>
              </w:rPr>
            </w:pPr>
            <w:r>
              <w:rPr>
                <w:lang w:val="fr-FR"/>
              </w:rPr>
              <w:t>ABSENCE D’INDICATEURS DE PERFORMANCE</w:t>
            </w:r>
            <w:r w:rsidR="001A14E5">
              <w:rPr>
                <w:lang w:val="fr-FR"/>
              </w:rPr>
              <w:t xml:space="preserve"> </w:t>
            </w:r>
            <w:r w:rsidR="00A80147">
              <w:rPr>
                <w:lang w:val="fr-FR"/>
              </w:rPr>
              <w:t>CLAIRS</w:t>
            </w:r>
          </w:p>
          <w:p w14:paraId="1B605121" w14:textId="79632F7D" w:rsidR="00AB5DE1" w:rsidRDefault="00AB5DE1" w:rsidP="00AB5DE1">
            <w:pPr>
              <w:rPr>
                <w:lang w:val="fr-FR"/>
              </w:rPr>
            </w:pPr>
            <w:r>
              <w:rPr>
                <w:lang w:val="fr-FR"/>
              </w:rPr>
              <w:t>MANQUE DE MOTIVATION ET ENGAGEMENT</w:t>
            </w:r>
          </w:p>
          <w:p w14:paraId="439BBED2" w14:textId="5486B988" w:rsidR="00AB5DE1" w:rsidRDefault="00AB5DE1" w:rsidP="00AB5DE1">
            <w:pPr>
              <w:rPr>
                <w:lang w:val="fr-FR"/>
              </w:rPr>
            </w:pPr>
            <w:r>
              <w:rPr>
                <w:lang w:val="fr-FR"/>
              </w:rPr>
              <w:t>RETARD DANS LA GESTION DES PROMOTIONS</w:t>
            </w:r>
          </w:p>
          <w:p w14:paraId="4060D165" w14:textId="0B21F964" w:rsidR="00AB5DE1" w:rsidRDefault="00AB5DE1" w:rsidP="00AB5DE1">
            <w:pPr>
              <w:rPr>
                <w:lang w:val="fr-FR"/>
              </w:rPr>
            </w:pPr>
            <w:r>
              <w:rPr>
                <w:lang w:val="fr-FR"/>
              </w:rPr>
              <w:t>MANQUE DE PROGRAMMES DE FORMATIONS</w:t>
            </w:r>
          </w:p>
          <w:p w14:paraId="7F66BE1E" w14:textId="776C0238" w:rsidR="00AB5DE1" w:rsidRPr="00342B1E" w:rsidRDefault="00AB5DE1" w:rsidP="00AB5DE1">
            <w:pPr>
              <w:rPr>
                <w:lang w:val="fr-FR"/>
              </w:rPr>
            </w:pPr>
          </w:p>
        </w:tc>
      </w:tr>
    </w:tbl>
    <w:p w14:paraId="29F56DB3" w14:textId="77777777" w:rsidR="003006C8" w:rsidRPr="00342B1E" w:rsidRDefault="00FE300F">
      <w:pPr>
        <w:spacing w:after="213"/>
        <w:rPr>
          <w:lang w:val="fr-FR"/>
        </w:rPr>
      </w:pPr>
      <w:r w:rsidRPr="00342B1E">
        <w:rPr>
          <w:rFonts w:ascii="Times New Roman" w:eastAsia="Times New Roman" w:hAnsi="Times New Roman" w:cs="Times New Roman"/>
          <w:lang w:val="fr-FR"/>
        </w:rPr>
        <w:t xml:space="preserve"> </w:t>
      </w:r>
    </w:p>
    <w:p w14:paraId="477E2BDE" w14:textId="77777777" w:rsidR="003006C8" w:rsidRPr="00342B1E" w:rsidRDefault="00FE300F">
      <w:pPr>
        <w:numPr>
          <w:ilvl w:val="0"/>
          <w:numId w:val="1"/>
        </w:numPr>
        <w:spacing w:after="0"/>
        <w:ind w:hanging="573"/>
        <w:rPr>
          <w:lang w:val="fr-FR"/>
        </w:rPr>
      </w:pPr>
      <w:r w:rsidRPr="00342B1E">
        <w:rPr>
          <w:rFonts w:ascii="Times New Roman" w:eastAsia="Times New Roman" w:hAnsi="Times New Roman" w:cs="Times New Roman"/>
          <w:b/>
          <w:color w:val="444444"/>
          <w:sz w:val="24"/>
          <w:lang w:val="fr-FR"/>
        </w:rPr>
        <w:t xml:space="preserve">ÉTAT DE FONCTIONNEMENT DE LA STRUCTURE </w:t>
      </w:r>
    </w:p>
    <w:tbl>
      <w:tblPr>
        <w:tblStyle w:val="TableGrid"/>
        <w:tblW w:w="8615" w:type="dxa"/>
        <w:tblInd w:w="623" w:type="dxa"/>
        <w:tblCellMar>
          <w:top w:w="155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511"/>
        <w:gridCol w:w="5104"/>
      </w:tblGrid>
      <w:tr w:rsidR="003006C8" w:rsidRPr="00C73CC0" w14:paraId="67C35293" w14:textId="77777777">
        <w:trPr>
          <w:trHeight w:val="699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4E65B432" w14:textId="77777777" w:rsidR="003006C8" w:rsidRPr="00342B1E" w:rsidRDefault="00FE300F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>Activités principales réalisées durant la période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60538315" w14:textId="4CD9524E" w:rsidR="00B16127" w:rsidRDefault="00B3272D" w:rsidP="00B16127">
            <w:pPr>
              <w:rPr>
                <w:lang w:val="fr-FR"/>
              </w:rPr>
            </w:pPr>
            <w:r>
              <w:rPr>
                <w:lang w:val="fr-FR"/>
              </w:rPr>
              <w:t xml:space="preserve">- </w:t>
            </w:r>
            <w:r w:rsidR="00B16127">
              <w:rPr>
                <w:lang w:val="fr-FR"/>
              </w:rPr>
              <w:t>SERVICE ADMINISTRATIF (GESTION DES PENSIONNAIRES, REDACTION DE CORRESPONDANCES ADMINITRATIVES, GESTION DES FEUILLES DE PRESENCE, GESTION</w:t>
            </w:r>
            <w:r w:rsidR="00A80147">
              <w:rPr>
                <w:lang w:val="fr-FR"/>
              </w:rPr>
              <w:t xml:space="preserve"> FINANIER</w:t>
            </w:r>
            <w:r w:rsidR="00B16B78">
              <w:rPr>
                <w:lang w:val="fr-FR"/>
              </w:rPr>
              <w:t>E</w:t>
            </w:r>
            <w:r w:rsidR="00DD5A85">
              <w:rPr>
                <w:lang w:val="fr-FR"/>
              </w:rPr>
              <w:t xml:space="preserve">, MATERIELLE </w:t>
            </w:r>
            <w:r w:rsidR="00B16B78">
              <w:rPr>
                <w:lang w:val="fr-FR"/>
              </w:rPr>
              <w:t xml:space="preserve"> ET HUMAINE</w:t>
            </w:r>
            <w:r w:rsidR="00B16127">
              <w:rPr>
                <w:lang w:val="fr-FR"/>
              </w:rPr>
              <w:t xml:space="preserve"> GLOBALE DU BUREAU)</w:t>
            </w:r>
          </w:p>
          <w:p w14:paraId="1702FDFD" w14:textId="2A65E296" w:rsidR="003006C8" w:rsidRDefault="00DA5C11" w:rsidP="00342B1E">
            <w:pPr>
              <w:rPr>
                <w:lang w:val="fr-FR"/>
              </w:rPr>
            </w:pPr>
            <w:r>
              <w:rPr>
                <w:lang w:val="fr-FR"/>
              </w:rPr>
              <w:t>GESTION DE LA PENSION CIVILE ET MILITAIRE</w:t>
            </w:r>
            <w:r w:rsidR="00DD5A85">
              <w:rPr>
                <w:lang w:val="fr-FR"/>
              </w:rPr>
              <w:t xml:space="preserve"> </w:t>
            </w:r>
          </w:p>
          <w:p w14:paraId="0F83AAF6" w14:textId="3B121179" w:rsidR="00DA5C11" w:rsidRDefault="00B3272D" w:rsidP="00342B1E">
            <w:pPr>
              <w:rPr>
                <w:lang w:val="fr-FR"/>
              </w:rPr>
            </w:pPr>
            <w:r>
              <w:rPr>
                <w:lang w:val="fr-FR"/>
              </w:rPr>
              <w:t xml:space="preserve">- </w:t>
            </w:r>
            <w:r w:rsidR="00DA5C11">
              <w:rPr>
                <w:lang w:val="fr-FR"/>
              </w:rPr>
              <w:t>REMISE DE CHEQUES REEMIS AUX BENEFICIAIRES CONCERNES</w:t>
            </w:r>
          </w:p>
          <w:p w14:paraId="54C10969" w14:textId="764B21B1" w:rsidR="00DA5C11" w:rsidRDefault="00B3272D" w:rsidP="00342B1E">
            <w:pPr>
              <w:rPr>
                <w:lang w:val="fr-FR"/>
              </w:rPr>
            </w:pPr>
            <w:r>
              <w:rPr>
                <w:lang w:val="fr-FR"/>
              </w:rPr>
              <w:lastRenderedPageBreak/>
              <w:t xml:space="preserve">- </w:t>
            </w:r>
            <w:r w:rsidR="00DA5C11">
              <w:rPr>
                <w:lang w:val="fr-FR"/>
              </w:rPr>
              <w:t>PAIEMENT SPECIAL A CERTAINES INSTITUTIONS SOUS LES DIRECTIVES DU MEF CENTRAL</w:t>
            </w:r>
          </w:p>
          <w:p w14:paraId="740F90F2" w14:textId="4B7AD77A" w:rsidR="00DA5C11" w:rsidRDefault="00B3272D" w:rsidP="00342B1E">
            <w:pPr>
              <w:rPr>
                <w:lang w:val="fr-FR"/>
              </w:rPr>
            </w:pPr>
            <w:r>
              <w:rPr>
                <w:lang w:val="fr-FR"/>
              </w:rPr>
              <w:t>- REDACTION DE RAPPORTS DU SERVICE FISCAL (LIGNES AERIENNES ET AUTRES)</w:t>
            </w:r>
          </w:p>
          <w:p w14:paraId="0FABE81F" w14:textId="21585996" w:rsidR="00B3272D" w:rsidRDefault="00B3272D" w:rsidP="00342B1E">
            <w:pPr>
              <w:rPr>
                <w:lang w:val="fr-FR"/>
              </w:rPr>
            </w:pPr>
            <w:r>
              <w:rPr>
                <w:lang w:val="fr-FR"/>
              </w:rPr>
              <w:t>- REDACTION DE RAPPORTS DE LA CELLULE ECONOMIQUE (BORDEREAUX D’ENCAISSEMET DE LA BRH)</w:t>
            </w:r>
          </w:p>
          <w:p w14:paraId="4E9E79BD" w14:textId="27A80CCD" w:rsidR="004F661A" w:rsidRDefault="004F661A" w:rsidP="00342B1E">
            <w:pPr>
              <w:rPr>
                <w:lang w:val="fr-FR"/>
              </w:rPr>
            </w:pPr>
            <w:r>
              <w:rPr>
                <w:lang w:val="fr-FR"/>
              </w:rPr>
              <w:t>- POSTE DES CONTROLEURS FINANCIERS (CONTROLE DE CONFORMITE DES DEPENSES BUDGETAIRES ET AUTRES TACHES</w:t>
            </w:r>
            <w:r w:rsidR="00247788">
              <w:rPr>
                <w:lang w:val="fr-FR"/>
              </w:rPr>
              <w:t>, EMISSION DE VISAS</w:t>
            </w:r>
            <w:r w:rsidR="00D3653C">
              <w:rPr>
                <w:lang w:val="fr-FR"/>
              </w:rPr>
              <w:t xml:space="preserve"> ET AUTORISATION DES REQUISITIONS</w:t>
            </w:r>
            <w:r>
              <w:rPr>
                <w:lang w:val="fr-FR"/>
              </w:rPr>
              <w:t>)</w:t>
            </w:r>
          </w:p>
          <w:p w14:paraId="383193D8" w14:textId="16F8A0B0" w:rsidR="004F661A" w:rsidRDefault="004F661A" w:rsidP="00342B1E">
            <w:pPr>
              <w:rPr>
                <w:lang w:val="fr-FR"/>
              </w:rPr>
            </w:pPr>
            <w:r>
              <w:rPr>
                <w:lang w:val="fr-FR"/>
              </w:rPr>
              <w:t>- POSTE COMPTABLE (EXECUTION DES DOSSIERS</w:t>
            </w:r>
            <w:r w:rsidR="0004083B">
              <w:rPr>
                <w:lang w:val="fr-FR"/>
              </w:rPr>
              <w:t xml:space="preserve"> DE </w:t>
            </w:r>
            <w:r>
              <w:rPr>
                <w:lang w:val="fr-FR"/>
              </w:rPr>
              <w:t xml:space="preserve"> DEPENSES</w:t>
            </w:r>
            <w:r w:rsidR="00E91F36">
              <w:rPr>
                <w:lang w:val="fr-FR"/>
              </w:rPr>
              <w:t xml:space="preserve"> </w:t>
            </w:r>
            <w:r w:rsidR="008D3FC5">
              <w:rPr>
                <w:lang w:val="fr-FR"/>
              </w:rPr>
              <w:t>SUR SYSDEP</w:t>
            </w:r>
            <w:r w:rsidR="00B717EC">
              <w:rPr>
                <w:lang w:val="fr-FR"/>
              </w:rPr>
              <w:t xml:space="preserve"> </w:t>
            </w:r>
            <w:r w:rsidR="008D3FC5">
              <w:rPr>
                <w:lang w:val="fr-FR"/>
              </w:rPr>
              <w:t>ET</w:t>
            </w:r>
            <w:r w:rsidR="0071307F">
              <w:rPr>
                <w:lang w:val="fr-FR"/>
              </w:rPr>
              <w:t xml:space="preserve"> </w:t>
            </w:r>
            <w:r w:rsidR="008D3FC5">
              <w:rPr>
                <w:lang w:val="fr-FR"/>
              </w:rPr>
              <w:t>SYCOMP</w:t>
            </w:r>
            <w:r>
              <w:rPr>
                <w:lang w:val="fr-FR"/>
              </w:rPr>
              <w:t>,</w:t>
            </w:r>
            <w:r w:rsidR="008D3FC5">
              <w:rPr>
                <w:lang w:val="fr-FR"/>
              </w:rPr>
              <w:t xml:space="preserve"> ENCAISSEMENT DES </w:t>
            </w:r>
            <w:r w:rsidR="00CE7556">
              <w:rPr>
                <w:lang w:val="fr-FR"/>
              </w:rPr>
              <w:t>BORDEREAUX DE DOUANES</w:t>
            </w:r>
            <w:r w:rsidR="0033364E">
              <w:rPr>
                <w:lang w:val="fr-FR"/>
              </w:rPr>
              <w:t>,</w:t>
            </w:r>
            <w:r>
              <w:rPr>
                <w:lang w:val="fr-FR"/>
              </w:rPr>
              <w:t xml:space="preserve"> REMISE DE CHEQUES, REDACTION DE RAPPORTS</w:t>
            </w:r>
            <w:r w:rsidR="0033364E">
              <w:rPr>
                <w:lang w:val="fr-FR"/>
              </w:rPr>
              <w:t xml:space="preserve"> DE COMPTE DE GESTION</w:t>
            </w:r>
            <w:r>
              <w:rPr>
                <w:lang w:val="fr-FR"/>
              </w:rPr>
              <w:t>, ETC</w:t>
            </w:r>
          </w:p>
          <w:p w14:paraId="2EBEC61F" w14:textId="5E393411" w:rsidR="00DA5C11" w:rsidRPr="00DA5C11" w:rsidRDefault="00DA5C11" w:rsidP="00342B1E">
            <w:pPr>
              <w:rPr>
                <w:lang w:val="fr-FR"/>
              </w:rPr>
            </w:pPr>
          </w:p>
        </w:tc>
      </w:tr>
      <w:tr w:rsidR="003006C8" w:rsidRPr="00C73CC0" w14:paraId="1F21C555" w14:textId="77777777">
        <w:trPr>
          <w:trHeight w:val="497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4B43BDE6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Activités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cours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1D37676B" w14:textId="77777777" w:rsidR="00E31ECF" w:rsidRDefault="00FE300F">
            <w:pPr>
              <w:ind w:left="5"/>
              <w:rPr>
                <w:rFonts w:ascii="Times New Roman" w:eastAsia="Times New Roman" w:hAnsi="Times New Roman" w:cs="Times New Roman"/>
                <w:lang w:val="fr-FR"/>
              </w:rPr>
            </w:pPr>
            <w:r w:rsidRPr="000D4904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CD1A39">
              <w:rPr>
                <w:rFonts w:ascii="Times New Roman" w:eastAsia="Times New Roman" w:hAnsi="Times New Roman" w:cs="Times New Roman"/>
                <w:lang w:val="fr-FR"/>
              </w:rPr>
              <w:t>GESTION DU FICHIER DES PENSIONNAIRES</w:t>
            </w:r>
          </w:p>
          <w:p w14:paraId="33DEB961" w14:textId="0FCF4283" w:rsidR="003006C8" w:rsidRDefault="000F2D27">
            <w:pPr>
              <w:ind w:left="5"/>
              <w:rPr>
                <w:rFonts w:ascii="Times New Roman" w:eastAsia="Times New Roman" w:hAnsi="Times New Roman" w:cs="Times New Roman"/>
                <w:lang w:val="fr-FR"/>
              </w:rPr>
            </w:pPr>
            <w:r w:rsidRPr="000D4904">
              <w:rPr>
                <w:rFonts w:ascii="Times New Roman" w:eastAsia="Times New Roman" w:hAnsi="Times New Roman" w:cs="Times New Roman"/>
                <w:lang w:val="fr-FR"/>
              </w:rPr>
              <w:t>LIVRAISON DE CHEQUES</w:t>
            </w:r>
            <w:r w:rsidR="00E23A6C" w:rsidRPr="000D4904">
              <w:rPr>
                <w:rFonts w:ascii="Times New Roman" w:eastAsia="Times New Roman" w:hAnsi="Times New Roman" w:cs="Times New Roman"/>
                <w:lang w:val="fr-FR"/>
              </w:rPr>
              <w:t xml:space="preserve">, </w:t>
            </w:r>
            <w:r w:rsidR="000D4904" w:rsidRPr="000D4904">
              <w:rPr>
                <w:rFonts w:ascii="Times New Roman" w:eastAsia="Times New Roman" w:hAnsi="Times New Roman" w:cs="Times New Roman"/>
                <w:lang w:val="fr-FR"/>
              </w:rPr>
              <w:t>TRANSMISSION D</w:t>
            </w:r>
            <w:r w:rsidR="000D4904">
              <w:rPr>
                <w:rFonts w:ascii="Times New Roman" w:eastAsia="Times New Roman" w:hAnsi="Times New Roman" w:cs="Times New Roman"/>
                <w:lang w:val="fr-FR"/>
              </w:rPr>
              <w:t xml:space="preserve">ES </w:t>
            </w:r>
            <w:r w:rsidR="005A788A">
              <w:rPr>
                <w:rFonts w:ascii="Times New Roman" w:eastAsia="Times New Roman" w:hAnsi="Times New Roman" w:cs="Times New Roman"/>
                <w:lang w:val="fr-FR"/>
              </w:rPr>
              <w:t>REQUETES DES USAGERS, EXECUTION DES DEPENSES DE FO</w:t>
            </w:r>
            <w:r w:rsidR="00FD6001">
              <w:rPr>
                <w:rFonts w:ascii="Times New Roman" w:eastAsia="Times New Roman" w:hAnsi="Times New Roman" w:cs="Times New Roman"/>
                <w:lang w:val="fr-FR"/>
              </w:rPr>
              <w:t xml:space="preserve">NCTIONNEMENT, </w:t>
            </w:r>
            <w:r w:rsidR="00E14EE1">
              <w:rPr>
                <w:rFonts w:ascii="Times New Roman" w:eastAsia="Times New Roman" w:hAnsi="Times New Roman" w:cs="Times New Roman"/>
                <w:lang w:val="fr-FR"/>
              </w:rPr>
              <w:t>DELIVRANCE DES PREU</w:t>
            </w:r>
            <w:r w:rsidR="00385669">
              <w:rPr>
                <w:rFonts w:ascii="Times New Roman" w:eastAsia="Times New Roman" w:hAnsi="Times New Roman" w:cs="Times New Roman"/>
                <w:lang w:val="fr-FR"/>
              </w:rPr>
              <w:t>VES DE PAIE PAR LA COMPTABILITE</w:t>
            </w:r>
          </w:p>
          <w:p w14:paraId="00D8FAFF" w14:textId="01DEBF96" w:rsidR="009F788B" w:rsidRPr="000D4904" w:rsidRDefault="00434747">
            <w:pPr>
              <w:ind w:left="5"/>
              <w:rPr>
                <w:lang w:val="fr-FR"/>
              </w:rPr>
            </w:pPr>
            <w:r>
              <w:rPr>
                <w:lang w:val="fr-FR"/>
              </w:rPr>
              <w:t>RESTAURATION DU PERSONNEL DE LA DDN</w:t>
            </w:r>
          </w:p>
        </w:tc>
      </w:tr>
      <w:tr w:rsidR="003006C8" w:rsidRPr="00C73CC0" w14:paraId="4C17554B" w14:textId="77777777">
        <w:trPr>
          <w:trHeight w:val="737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6D9C064C" w14:textId="77777777" w:rsidR="003006C8" w:rsidRPr="00342B1E" w:rsidRDefault="00FE300F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>Activités non réalisées ou partiellement réalisées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18132C30" w14:textId="7CEA3A8A" w:rsidR="003006C8" w:rsidRDefault="00FE300F">
            <w:pPr>
              <w:ind w:left="5"/>
              <w:rPr>
                <w:rFonts w:ascii="Times New Roman" w:eastAsia="Times New Roman" w:hAnsi="Times New Roman" w:cs="Times New Roman"/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BC6816">
              <w:rPr>
                <w:rFonts w:ascii="Times New Roman" w:eastAsia="Times New Roman" w:hAnsi="Times New Roman" w:cs="Times New Roman"/>
                <w:lang w:val="fr-FR"/>
              </w:rPr>
              <w:t>RENOVATION</w:t>
            </w:r>
            <w:r w:rsidR="0008366D">
              <w:rPr>
                <w:rFonts w:ascii="Times New Roman" w:eastAsia="Times New Roman" w:hAnsi="Times New Roman" w:cs="Times New Roman"/>
                <w:lang w:val="fr-FR"/>
              </w:rPr>
              <w:t xml:space="preserve"> ET AMENAGEMENT</w:t>
            </w:r>
            <w:r w:rsidR="009535FF">
              <w:rPr>
                <w:rFonts w:ascii="Times New Roman" w:eastAsia="Times New Roman" w:hAnsi="Times New Roman" w:cs="Times New Roman"/>
                <w:lang w:val="fr-FR"/>
              </w:rPr>
              <w:t xml:space="preserve"> DU BATIMENT DE LA DDN, </w:t>
            </w:r>
            <w:r w:rsidR="0025486D">
              <w:rPr>
                <w:rFonts w:ascii="Times New Roman" w:eastAsia="Times New Roman" w:hAnsi="Times New Roman" w:cs="Times New Roman"/>
                <w:lang w:val="fr-FR"/>
              </w:rPr>
              <w:t>DEMARCHES DE RECUPERAT</w:t>
            </w:r>
            <w:r w:rsidR="00243432">
              <w:rPr>
                <w:rFonts w:ascii="Times New Roman" w:eastAsia="Times New Roman" w:hAnsi="Times New Roman" w:cs="Times New Roman"/>
                <w:lang w:val="fr-FR"/>
              </w:rPr>
              <w:t xml:space="preserve">ION DU </w:t>
            </w:r>
            <w:r w:rsidR="00E17F09">
              <w:rPr>
                <w:rFonts w:ascii="Times New Roman" w:eastAsia="Times New Roman" w:hAnsi="Times New Roman" w:cs="Times New Roman"/>
                <w:lang w:val="fr-FR"/>
              </w:rPr>
              <w:t>TERRAIN</w:t>
            </w:r>
            <w:r w:rsidR="00243432">
              <w:rPr>
                <w:rFonts w:ascii="Times New Roman" w:eastAsia="Times New Roman" w:hAnsi="Times New Roman" w:cs="Times New Roman"/>
                <w:lang w:val="fr-FR"/>
              </w:rPr>
              <w:t xml:space="preserve"> DE LA DDN</w:t>
            </w:r>
            <w:r w:rsidR="009D1618">
              <w:rPr>
                <w:rFonts w:ascii="Times New Roman" w:eastAsia="Times New Roman" w:hAnsi="Times New Roman" w:cs="Times New Roman"/>
                <w:lang w:val="fr-FR"/>
              </w:rPr>
              <w:t xml:space="preserve"> (ARRETE D’UTILITE PUBIQUE EN COURS </w:t>
            </w:r>
            <w:r w:rsidR="00590794">
              <w:rPr>
                <w:rFonts w:ascii="Times New Roman" w:eastAsia="Times New Roman" w:hAnsi="Times New Roman" w:cs="Times New Roman"/>
                <w:lang w:val="fr-FR"/>
              </w:rPr>
              <w:t>A LA PRIMATURE)</w:t>
            </w:r>
          </w:p>
          <w:p w14:paraId="1F6EA7D7" w14:textId="77777777" w:rsidR="00A83BB3" w:rsidRDefault="000B3612">
            <w:pPr>
              <w:ind w:left="5"/>
              <w:rPr>
                <w:lang w:val="fr-FR"/>
              </w:rPr>
            </w:pPr>
            <w:r>
              <w:rPr>
                <w:lang w:val="fr-FR"/>
              </w:rPr>
              <w:t>INSTALLATION SYSTEME PHOTOVOLTAIQUE</w:t>
            </w:r>
          </w:p>
          <w:p w14:paraId="15AA94B3" w14:textId="23E843A3" w:rsidR="00314765" w:rsidRPr="00342B1E" w:rsidRDefault="00F111E7">
            <w:pPr>
              <w:ind w:left="5"/>
              <w:rPr>
                <w:lang w:val="fr-FR"/>
              </w:rPr>
            </w:pPr>
            <w:r>
              <w:rPr>
                <w:lang w:val="fr-FR"/>
              </w:rPr>
              <w:t>MISSION D’INSPECTION FISCALE</w:t>
            </w:r>
            <w:r w:rsidR="00DA6A01">
              <w:rPr>
                <w:lang w:val="fr-FR"/>
              </w:rPr>
              <w:t xml:space="preserve"> ET ECONOMIQUE</w:t>
            </w:r>
            <w:r>
              <w:rPr>
                <w:lang w:val="fr-FR"/>
              </w:rPr>
              <w:t>, VISITES DOMICILIAIRES</w:t>
            </w:r>
            <w:r w:rsidR="00B00A27">
              <w:rPr>
                <w:lang w:val="fr-FR"/>
              </w:rPr>
              <w:t xml:space="preserve"> DES PENSIONNAIRES</w:t>
            </w:r>
          </w:p>
        </w:tc>
      </w:tr>
      <w:tr w:rsidR="003006C8" w:rsidRPr="00C73CC0" w14:paraId="54169551" w14:textId="77777777">
        <w:trPr>
          <w:trHeight w:val="497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362FF5EA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Résultats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obtenus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33ED24EF" w14:textId="2BAEC0D6" w:rsidR="00FF0AC1" w:rsidRDefault="00700271" w:rsidP="00FC5A5C">
            <w:pPr>
              <w:ind w:left="5"/>
              <w:rPr>
                <w:rFonts w:ascii="Times New Roman" w:eastAsia="Times New Roman" w:hAnsi="Times New Roman" w:cs="Times New Roman"/>
                <w:lang w:val="fr-FR"/>
              </w:rPr>
            </w:pPr>
            <w:r>
              <w:rPr>
                <w:rFonts w:ascii="Times New Roman" w:eastAsia="Times New Roman" w:hAnsi="Times New Roman" w:cs="Times New Roman"/>
                <w:lang w:val="fr-FR"/>
              </w:rPr>
              <w:t>SATISFACTION DES SECTEURS DANS LA PRISE EN CHARGE</w:t>
            </w:r>
            <w:r w:rsidR="00934190">
              <w:rPr>
                <w:rFonts w:ascii="Times New Roman" w:eastAsia="Times New Roman" w:hAnsi="Times New Roman" w:cs="Times New Roman"/>
                <w:lang w:val="fr-FR"/>
              </w:rPr>
              <w:t xml:space="preserve"> ET LE TRAITEMENT</w:t>
            </w:r>
            <w:r>
              <w:rPr>
                <w:rFonts w:ascii="Times New Roman" w:eastAsia="Times New Roman" w:hAnsi="Times New Roman" w:cs="Times New Roman"/>
                <w:lang w:val="fr-FR"/>
              </w:rPr>
              <w:t xml:space="preserve"> DE LEUR</w:t>
            </w:r>
            <w:r w:rsidR="00934190">
              <w:rPr>
                <w:rFonts w:ascii="Times New Roman" w:eastAsia="Times New Roman" w:hAnsi="Times New Roman" w:cs="Times New Roman"/>
                <w:lang w:val="fr-FR"/>
              </w:rPr>
              <w:t>S REQUISITIONS</w:t>
            </w:r>
            <w:r w:rsidR="00FF0AC1">
              <w:rPr>
                <w:rFonts w:ascii="Times New Roman" w:eastAsia="Times New Roman" w:hAnsi="Times New Roman" w:cs="Times New Roman"/>
                <w:lang w:val="fr-FR"/>
              </w:rPr>
              <w:t>,</w:t>
            </w:r>
          </w:p>
          <w:p w14:paraId="16AF76D9" w14:textId="2C2F76CB" w:rsidR="00FC5A5C" w:rsidRDefault="0025486D" w:rsidP="00FC5A5C">
            <w:pPr>
              <w:ind w:left="5"/>
              <w:rPr>
                <w:rFonts w:ascii="Times New Roman" w:eastAsia="Times New Roman" w:hAnsi="Times New Roman" w:cs="Times New Roman"/>
                <w:lang w:val="fr-FR"/>
              </w:rPr>
            </w:pPr>
            <w:r w:rsidRPr="003B109C">
              <w:rPr>
                <w:rFonts w:ascii="Times New Roman" w:eastAsia="Times New Roman" w:hAnsi="Times New Roman" w:cs="Times New Roman"/>
                <w:lang w:val="fr-FR"/>
              </w:rPr>
              <w:t>SATISFACTION</w:t>
            </w:r>
            <w:r w:rsidR="003454A8" w:rsidRPr="003B109C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627DEA">
              <w:rPr>
                <w:rFonts w:ascii="Times New Roman" w:eastAsia="Times New Roman" w:hAnsi="Times New Roman" w:cs="Times New Roman"/>
                <w:lang w:val="fr-FR"/>
              </w:rPr>
              <w:t xml:space="preserve">DES </w:t>
            </w:r>
            <w:r w:rsidR="00627DEA" w:rsidRPr="003B109C">
              <w:rPr>
                <w:rFonts w:ascii="Times New Roman" w:eastAsia="Times New Roman" w:hAnsi="Times New Roman" w:cs="Times New Roman"/>
                <w:lang w:val="fr-FR"/>
              </w:rPr>
              <w:t>USAGERS</w:t>
            </w:r>
            <w:r w:rsidR="003454A8" w:rsidRPr="003B109C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3B109C" w:rsidRPr="003B109C">
              <w:rPr>
                <w:rFonts w:ascii="Times New Roman" w:eastAsia="Times New Roman" w:hAnsi="Times New Roman" w:cs="Times New Roman"/>
                <w:lang w:val="fr-FR"/>
              </w:rPr>
              <w:t>D</w:t>
            </w:r>
            <w:r w:rsidR="003B109C">
              <w:rPr>
                <w:rFonts w:ascii="Times New Roman" w:eastAsia="Times New Roman" w:hAnsi="Times New Roman" w:cs="Times New Roman"/>
                <w:lang w:val="fr-FR"/>
              </w:rPr>
              <w:t>E LA QUALITE DES SERVICES FOURNIS</w:t>
            </w:r>
          </w:p>
          <w:p w14:paraId="2472E6FA" w14:textId="77777777" w:rsidR="00432DE6" w:rsidRDefault="00432DE6" w:rsidP="00FC5A5C">
            <w:pPr>
              <w:ind w:left="5"/>
              <w:rPr>
                <w:rFonts w:ascii="Times New Roman" w:eastAsia="Times New Roman" w:hAnsi="Times New Roman" w:cs="Times New Roman"/>
                <w:lang w:val="fr-FR"/>
              </w:rPr>
            </w:pPr>
            <w:r>
              <w:rPr>
                <w:rFonts w:ascii="Times New Roman" w:eastAsia="Times New Roman" w:hAnsi="Times New Roman" w:cs="Times New Roman"/>
                <w:lang w:val="fr-FR"/>
              </w:rPr>
              <w:t xml:space="preserve">AMELIORATION DES CONDITIONS DE TRAVAIL </w:t>
            </w:r>
            <w:r w:rsidR="008F406E">
              <w:rPr>
                <w:rFonts w:ascii="Times New Roman" w:eastAsia="Times New Roman" w:hAnsi="Times New Roman" w:cs="Times New Roman"/>
                <w:lang w:val="fr-FR"/>
              </w:rPr>
              <w:t>DES EMPLOYES</w:t>
            </w:r>
          </w:p>
          <w:p w14:paraId="5FCD6482" w14:textId="2EED35B5" w:rsidR="002330BD" w:rsidRDefault="00B11FB1" w:rsidP="00FC5A5C">
            <w:pPr>
              <w:ind w:left="5"/>
              <w:rPr>
                <w:rFonts w:ascii="Times New Roman" w:eastAsia="Times New Roman" w:hAnsi="Times New Roman" w:cs="Times New Roman"/>
                <w:lang w:val="fr-FR"/>
              </w:rPr>
            </w:pPr>
            <w:r>
              <w:rPr>
                <w:rFonts w:ascii="Times New Roman" w:eastAsia="Times New Roman" w:hAnsi="Times New Roman" w:cs="Times New Roman"/>
                <w:lang w:val="fr-FR"/>
              </w:rPr>
              <w:t xml:space="preserve">AUGMENTATION </w:t>
            </w:r>
            <w:r w:rsidR="00627DEA">
              <w:rPr>
                <w:rFonts w:ascii="Times New Roman" w:eastAsia="Times New Roman" w:hAnsi="Times New Roman" w:cs="Times New Roman"/>
                <w:lang w:val="fr-FR"/>
              </w:rPr>
              <w:t>DE LA VISIBILITE</w:t>
            </w:r>
            <w:r w:rsidR="00F35A04">
              <w:rPr>
                <w:rFonts w:ascii="Times New Roman" w:eastAsia="Times New Roman" w:hAnsi="Times New Roman" w:cs="Times New Roman"/>
                <w:lang w:val="fr-FR"/>
              </w:rPr>
              <w:t>, DE L’IMAGE ET</w:t>
            </w:r>
            <w:r w:rsidR="00627DEA">
              <w:rPr>
                <w:rFonts w:ascii="Times New Roman" w:eastAsia="Times New Roman" w:hAnsi="Times New Roman" w:cs="Times New Roman"/>
                <w:lang w:val="fr-FR"/>
              </w:rPr>
              <w:t xml:space="preserve"> DU DYNAMISME DE LA DDN</w:t>
            </w:r>
          </w:p>
          <w:p w14:paraId="5B7B4072" w14:textId="20DFEB87" w:rsidR="00B40B60" w:rsidRDefault="007C3B9A" w:rsidP="00FC5A5C">
            <w:pPr>
              <w:ind w:left="5"/>
              <w:rPr>
                <w:rFonts w:ascii="Times New Roman" w:eastAsia="Times New Roman" w:hAnsi="Times New Roman" w:cs="Times New Roman"/>
                <w:lang w:val="fr-FR"/>
              </w:rPr>
            </w:pPr>
            <w:r>
              <w:rPr>
                <w:rFonts w:ascii="Times New Roman" w:eastAsia="Times New Roman" w:hAnsi="Times New Roman" w:cs="Times New Roman"/>
                <w:lang w:val="fr-FR"/>
              </w:rPr>
              <w:t xml:space="preserve">COHESION </w:t>
            </w:r>
            <w:r w:rsidR="009B61C4">
              <w:rPr>
                <w:rFonts w:ascii="Times New Roman" w:eastAsia="Times New Roman" w:hAnsi="Times New Roman" w:cs="Times New Roman"/>
                <w:lang w:val="fr-FR"/>
              </w:rPr>
              <w:t>ET AMBIANCE DE CONVIVIABILITE</w:t>
            </w:r>
            <w:r w:rsidR="009E694E">
              <w:rPr>
                <w:rFonts w:ascii="Times New Roman" w:eastAsia="Times New Roman" w:hAnsi="Times New Roman" w:cs="Times New Roman"/>
                <w:lang w:val="fr-FR"/>
              </w:rPr>
              <w:t xml:space="preserve"> ENTRE LES EMPLOYES</w:t>
            </w:r>
          </w:p>
          <w:p w14:paraId="4805C3D5" w14:textId="6E24110B" w:rsidR="00FC315B" w:rsidRDefault="00FC315B" w:rsidP="00FC5A5C">
            <w:pPr>
              <w:ind w:left="5"/>
              <w:rPr>
                <w:rFonts w:ascii="Times New Roman" w:eastAsia="Times New Roman" w:hAnsi="Times New Roman" w:cs="Times New Roman"/>
                <w:lang w:val="fr-FR"/>
              </w:rPr>
            </w:pPr>
            <w:r>
              <w:rPr>
                <w:rFonts w:ascii="Times New Roman" w:eastAsia="Times New Roman" w:hAnsi="Times New Roman" w:cs="Times New Roman"/>
                <w:lang w:val="fr-FR"/>
              </w:rPr>
              <w:t xml:space="preserve">RENFORCEMENT DE LA DISCIPLINE </w:t>
            </w:r>
            <w:r w:rsidR="004F2857">
              <w:rPr>
                <w:rFonts w:ascii="Times New Roman" w:eastAsia="Times New Roman" w:hAnsi="Times New Roman" w:cs="Times New Roman"/>
                <w:lang w:val="fr-FR"/>
              </w:rPr>
              <w:t>DES EMPLOYES</w:t>
            </w:r>
          </w:p>
          <w:p w14:paraId="637F1901" w14:textId="6910BBB3" w:rsidR="004F2857" w:rsidRDefault="00A01CB0" w:rsidP="00FC5A5C">
            <w:pPr>
              <w:ind w:left="5"/>
              <w:rPr>
                <w:rFonts w:ascii="Times New Roman" w:eastAsia="Times New Roman" w:hAnsi="Times New Roman" w:cs="Times New Roman"/>
                <w:lang w:val="fr-FR"/>
              </w:rPr>
            </w:pPr>
            <w:r>
              <w:rPr>
                <w:rFonts w:ascii="Times New Roman" w:eastAsia="Times New Roman" w:hAnsi="Times New Roman" w:cs="Times New Roman"/>
                <w:lang w:val="fr-FR"/>
              </w:rPr>
              <w:lastRenderedPageBreak/>
              <w:t>REGULARITE DANS LA PRODUCTION DES RAPPORTS</w:t>
            </w:r>
          </w:p>
          <w:p w14:paraId="0663101A" w14:textId="56EE9B39" w:rsidR="00F77F58" w:rsidRDefault="00BF443B" w:rsidP="00FC5A5C">
            <w:pPr>
              <w:ind w:left="5"/>
              <w:rPr>
                <w:rFonts w:ascii="Times New Roman" w:eastAsia="Times New Roman" w:hAnsi="Times New Roman" w:cs="Times New Roman"/>
                <w:lang w:val="fr-FR"/>
              </w:rPr>
            </w:pPr>
            <w:r>
              <w:rPr>
                <w:rFonts w:ascii="Times New Roman" w:eastAsia="Times New Roman" w:hAnsi="Times New Roman" w:cs="Times New Roman"/>
                <w:lang w:val="fr-FR"/>
              </w:rPr>
              <w:t>RAPI</w:t>
            </w:r>
            <w:r w:rsidR="00854DBC">
              <w:rPr>
                <w:rFonts w:ascii="Times New Roman" w:eastAsia="Times New Roman" w:hAnsi="Times New Roman" w:cs="Times New Roman"/>
                <w:lang w:val="fr-FR"/>
              </w:rPr>
              <w:t>DITE DANS LA DELIVRANCE DES SERVICES</w:t>
            </w:r>
          </w:p>
          <w:p w14:paraId="76E127A7" w14:textId="77777777" w:rsidR="00BF443B" w:rsidRDefault="00BF443B" w:rsidP="00FC5A5C">
            <w:pPr>
              <w:ind w:left="5"/>
              <w:rPr>
                <w:rFonts w:ascii="Times New Roman" w:eastAsia="Times New Roman" w:hAnsi="Times New Roman" w:cs="Times New Roman"/>
                <w:lang w:val="fr-FR"/>
              </w:rPr>
            </w:pPr>
          </w:p>
          <w:p w14:paraId="5331C584" w14:textId="77777777" w:rsidR="009E694E" w:rsidRDefault="009E694E" w:rsidP="00FC5A5C">
            <w:pPr>
              <w:ind w:left="5"/>
              <w:rPr>
                <w:rFonts w:ascii="Times New Roman" w:eastAsia="Times New Roman" w:hAnsi="Times New Roman" w:cs="Times New Roman"/>
                <w:lang w:val="fr-FR"/>
              </w:rPr>
            </w:pPr>
          </w:p>
          <w:p w14:paraId="68F9D96A" w14:textId="23E25A3D" w:rsidR="008F406E" w:rsidRPr="00FC5A5C" w:rsidRDefault="008F406E" w:rsidP="00FC5A5C">
            <w:pPr>
              <w:ind w:left="5"/>
              <w:rPr>
                <w:rFonts w:ascii="Times New Roman" w:eastAsia="Times New Roman" w:hAnsi="Times New Roman" w:cs="Times New Roman"/>
                <w:lang w:val="fr-FR"/>
              </w:rPr>
            </w:pPr>
          </w:p>
        </w:tc>
      </w:tr>
      <w:tr w:rsidR="003006C8" w:rsidRPr="00C73CC0" w14:paraId="43533516" w14:textId="77777777">
        <w:trPr>
          <w:trHeight w:val="735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</w:tcPr>
          <w:p w14:paraId="016B2E27" w14:textId="77777777" w:rsidR="003006C8" w:rsidRPr="00342B1E" w:rsidRDefault="00FE300F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lastRenderedPageBreak/>
              <w:t>Difficultés ayant affecté l’exécution des activités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2A375EFA" w14:textId="13500E15" w:rsidR="00C74C7A" w:rsidRDefault="008F60B0">
            <w:pPr>
              <w:ind w:left="5"/>
              <w:rPr>
                <w:lang w:val="fr-FR"/>
              </w:rPr>
            </w:pPr>
            <w:r>
              <w:rPr>
                <w:lang w:val="fr-FR"/>
              </w:rPr>
              <w:t>MA</w:t>
            </w:r>
            <w:r w:rsidR="00D57E29">
              <w:rPr>
                <w:lang w:val="fr-FR"/>
              </w:rPr>
              <w:t>N</w:t>
            </w:r>
            <w:r>
              <w:rPr>
                <w:lang w:val="fr-FR"/>
              </w:rPr>
              <w:t>QUE DE MOYEN DE DEPLACEMENT</w:t>
            </w:r>
            <w:r w:rsidR="003A44D0">
              <w:rPr>
                <w:lang w:val="fr-FR"/>
              </w:rPr>
              <w:t xml:space="preserve"> ET DE LOGISTIQUE,</w:t>
            </w:r>
          </w:p>
          <w:p w14:paraId="34C7D2C5" w14:textId="7FD37D9B" w:rsidR="00390648" w:rsidRDefault="00390648">
            <w:pPr>
              <w:ind w:left="5"/>
              <w:rPr>
                <w:lang w:val="fr-FR"/>
              </w:rPr>
            </w:pPr>
            <w:r>
              <w:rPr>
                <w:lang w:val="fr-FR"/>
              </w:rPr>
              <w:t>INSTABILIT</w:t>
            </w:r>
            <w:r w:rsidR="007A4D29">
              <w:rPr>
                <w:lang w:val="fr-FR"/>
              </w:rPr>
              <w:t>E DU SYSTEME INFORMATIQUE</w:t>
            </w:r>
          </w:p>
          <w:p w14:paraId="55761BE7" w14:textId="77777777" w:rsidR="007F2160" w:rsidRDefault="007F2160" w:rsidP="003349EE">
            <w:pPr>
              <w:rPr>
                <w:lang w:val="fr-FR"/>
              </w:rPr>
            </w:pPr>
            <w:r>
              <w:rPr>
                <w:lang w:val="fr-FR"/>
              </w:rPr>
              <w:t>EXIGUITE DE L</w:t>
            </w:r>
            <w:r w:rsidR="0082106D">
              <w:rPr>
                <w:lang w:val="fr-FR"/>
              </w:rPr>
              <w:t>’ESP</w:t>
            </w:r>
            <w:r w:rsidR="001C514A">
              <w:rPr>
                <w:lang w:val="fr-FR"/>
              </w:rPr>
              <w:t>A</w:t>
            </w:r>
            <w:r w:rsidR="0082106D">
              <w:rPr>
                <w:lang w:val="fr-FR"/>
              </w:rPr>
              <w:t xml:space="preserve">CE </w:t>
            </w:r>
            <w:r>
              <w:rPr>
                <w:lang w:val="fr-FR"/>
              </w:rPr>
              <w:t xml:space="preserve">DE LA DDN </w:t>
            </w:r>
            <w:r w:rsidR="0082106D">
              <w:rPr>
                <w:lang w:val="fr-FR"/>
              </w:rPr>
              <w:t>VU LE NOMBRE</w:t>
            </w:r>
            <w:r w:rsidR="001C514A">
              <w:rPr>
                <w:lang w:val="fr-FR"/>
              </w:rPr>
              <w:t xml:space="preserve"> </w:t>
            </w:r>
            <w:r w:rsidR="0030324D">
              <w:rPr>
                <w:lang w:val="fr-FR"/>
              </w:rPr>
              <w:t xml:space="preserve">CROISSANT </w:t>
            </w:r>
            <w:r w:rsidR="006C532F">
              <w:rPr>
                <w:lang w:val="fr-FR"/>
              </w:rPr>
              <w:t xml:space="preserve">D’EMPLOYES, </w:t>
            </w:r>
          </w:p>
          <w:p w14:paraId="2DE3693B" w14:textId="07C10C83" w:rsidR="00B779CA" w:rsidRDefault="00FE12A2">
            <w:pPr>
              <w:ind w:left="5"/>
              <w:rPr>
                <w:lang w:val="fr-FR"/>
              </w:rPr>
            </w:pPr>
            <w:r>
              <w:rPr>
                <w:lang w:val="fr-FR"/>
              </w:rPr>
              <w:t>INSALUBRITE DEVANT</w:t>
            </w:r>
            <w:r w:rsidR="006C532F">
              <w:rPr>
                <w:lang w:val="fr-FR"/>
              </w:rPr>
              <w:t xml:space="preserve"> LE BUREAU</w:t>
            </w:r>
          </w:p>
          <w:p w14:paraId="07D64CF6" w14:textId="59957735" w:rsidR="003006C8" w:rsidRPr="00342B1E" w:rsidRDefault="003437D1">
            <w:pPr>
              <w:ind w:left="5"/>
              <w:rPr>
                <w:lang w:val="fr-FR"/>
              </w:rPr>
            </w:pPr>
            <w:r>
              <w:rPr>
                <w:lang w:val="fr-FR"/>
              </w:rPr>
              <w:t xml:space="preserve"> STATIONNEMENT ANARCHIQUE</w:t>
            </w:r>
            <w:r w:rsidR="0023685E">
              <w:rPr>
                <w:lang w:val="fr-FR"/>
              </w:rPr>
              <w:t xml:space="preserve"> ET PERMANEN</w:t>
            </w:r>
            <w:r w:rsidR="005B3ED7">
              <w:rPr>
                <w:lang w:val="fr-FR"/>
              </w:rPr>
              <w:t>T</w:t>
            </w:r>
            <w:r w:rsidR="0023685E"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 DES CAMIONS </w:t>
            </w:r>
            <w:r w:rsidR="00850573">
              <w:rPr>
                <w:lang w:val="fr-FR"/>
              </w:rPr>
              <w:t xml:space="preserve">TOUT LE LONG </w:t>
            </w:r>
            <w:r w:rsidR="0023685E">
              <w:rPr>
                <w:lang w:val="fr-FR"/>
              </w:rPr>
              <w:t xml:space="preserve"> DE LA REUE 18</w:t>
            </w:r>
            <w:r w:rsidR="00D57E29">
              <w:rPr>
                <w:lang w:val="fr-FR"/>
              </w:rPr>
              <w:t xml:space="preserve"> </w:t>
            </w:r>
            <w:r w:rsidR="00FE12A2">
              <w:rPr>
                <w:lang w:val="fr-FR"/>
              </w:rPr>
              <w:t>A &amp; BOULEVARD</w:t>
            </w:r>
          </w:p>
        </w:tc>
      </w:tr>
    </w:tbl>
    <w:p w14:paraId="6A28696A" w14:textId="77777777" w:rsidR="003006C8" w:rsidRPr="00342B1E" w:rsidRDefault="00FE300F">
      <w:pPr>
        <w:spacing w:after="213"/>
        <w:rPr>
          <w:lang w:val="fr-FR"/>
        </w:rPr>
      </w:pPr>
      <w:r w:rsidRPr="00342B1E">
        <w:rPr>
          <w:rFonts w:ascii="Times New Roman" w:eastAsia="Times New Roman" w:hAnsi="Times New Roman" w:cs="Times New Roman"/>
          <w:lang w:val="fr-FR"/>
        </w:rPr>
        <w:t xml:space="preserve"> </w:t>
      </w:r>
    </w:p>
    <w:p w14:paraId="2B60F68E" w14:textId="77777777" w:rsidR="003006C8" w:rsidRDefault="00FE300F">
      <w:pPr>
        <w:numPr>
          <w:ilvl w:val="0"/>
          <w:numId w:val="1"/>
        </w:numPr>
        <w:spacing w:after="0"/>
        <w:ind w:hanging="573"/>
      </w:pPr>
      <w:r>
        <w:rPr>
          <w:rFonts w:ascii="Times New Roman" w:eastAsia="Times New Roman" w:hAnsi="Times New Roman" w:cs="Times New Roman"/>
          <w:b/>
          <w:color w:val="444444"/>
          <w:sz w:val="24"/>
        </w:rPr>
        <w:t xml:space="preserve">LOCAUX, INFRASTRUCTURES ET IMAGE INSTITUTIONNELLE </w:t>
      </w:r>
    </w:p>
    <w:tbl>
      <w:tblPr>
        <w:tblStyle w:val="TableGrid"/>
        <w:tblW w:w="8615" w:type="dxa"/>
        <w:tblInd w:w="623" w:type="dxa"/>
        <w:tblCellMar>
          <w:top w:w="153" w:type="dxa"/>
          <w:left w:w="107" w:type="dxa"/>
          <w:right w:w="102" w:type="dxa"/>
        </w:tblCellMar>
        <w:tblLook w:val="04A0" w:firstRow="1" w:lastRow="0" w:firstColumn="1" w:lastColumn="0" w:noHBand="0" w:noVBand="1"/>
      </w:tblPr>
      <w:tblGrid>
        <w:gridCol w:w="3511"/>
        <w:gridCol w:w="5104"/>
      </w:tblGrid>
      <w:tr w:rsidR="003006C8" w14:paraId="6CD6D3B8" w14:textId="77777777">
        <w:trPr>
          <w:trHeight w:val="698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41DF6068" w14:textId="77777777" w:rsidR="003006C8" w:rsidRDefault="00FE300F"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 xml:space="preserve">Les locaux sont-ils adaptés aux missions de la structure ?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Oui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/ Non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31823FD0" w14:textId="7D0A6676" w:rsidR="003006C8" w:rsidRDefault="00FE300F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072C5F">
              <w:rPr>
                <w:rFonts w:ascii="Times New Roman" w:eastAsia="Times New Roman" w:hAnsi="Times New Roman" w:cs="Times New Roman"/>
              </w:rPr>
              <w:t>NON</w:t>
            </w:r>
          </w:p>
        </w:tc>
      </w:tr>
      <w:tr w:rsidR="003006C8" w:rsidRPr="00C73CC0" w14:paraId="2E948564" w14:textId="77777777">
        <w:trPr>
          <w:trHeight w:val="498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08852CCA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État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général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des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bâtiments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7813E712" w14:textId="7B406052" w:rsidR="003006C8" w:rsidRPr="00311D11" w:rsidRDefault="00FE300F">
            <w:pPr>
              <w:ind w:left="5"/>
              <w:rPr>
                <w:lang w:val="fr-FR"/>
              </w:rPr>
            </w:pPr>
            <w:r w:rsidRPr="00311D11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0517B4" w:rsidRPr="00311D11">
              <w:rPr>
                <w:rFonts w:ascii="Times New Roman" w:eastAsia="Times New Roman" w:hAnsi="Times New Roman" w:cs="Times New Roman"/>
                <w:lang w:val="fr-FR"/>
              </w:rPr>
              <w:t>EN ETAT</w:t>
            </w:r>
            <w:r w:rsidR="003349EE" w:rsidRPr="00311D11">
              <w:rPr>
                <w:rFonts w:ascii="Times New Roman" w:eastAsia="Times New Roman" w:hAnsi="Times New Roman" w:cs="Times New Roman"/>
                <w:lang w:val="fr-FR"/>
              </w:rPr>
              <w:t xml:space="preserve"> MAIS </w:t>
            </w:r>
            <w:r w:rsidR="00311D11" w:rsidRPr="00311D11">
              <w:rPr>
                <w:rFonts w:ascii="Times New Roman" w:eastAsia="Times New Roman" w:hAnsi="Times New Roman" w:cs="Times New Roman"/>
                <w:lang w:val="fr-FR"/>
              </w:rPr>
              <w:t xml:space="preserve">TRES </w:t>
            </w:r>
            <w:r w:rsidR="00311D11">
              <w:rPr>
                <w:rFonts w:ascii="Times New Roman" w:eastAsia="Times New Roman" w:hAnsi="Times New Roman" w:cs="Times New Roman"/>
                <w:lang w:val="fr-FR"/>
              </w:rPr>
              <w:t>COINCE</w:t>
            </w:r>
          </w:p>
        </w:tc>
      </w:tr>
      <w:tr w:rsidR="003006C8" w:rsidRPr="00342B1E" w14:paraId="7295C231" w14:textId="77777777">
        <w:trPr>
          <w:trHeight w:val="736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</w:tcPr>
          <w:p w14:paraId="12CE1DE1" w14:textId="77777777" w:rsidR="003006C8" w:rsidRPr="00342B1E" w:rsidRDefault="00FE300F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>Niveau d’exiguïté ou inadéquation des espaces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085CFE55" w14:textId="49070D67" w:rsidR="003006C8" w:rsidRPr="00342B1E" w:rsidRDefault="00FE300F">
            <w:pPr>
              <w:ind w:left="5"/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0A20B6">
              <w:rPr>
                <w:rFonts w:ascii="Times New Roman" w:eastAsia="Times New Roman" w:hAnsi="Times New Roman" w:cs="Times New Roman"/>
                <w:lang w:val="fr-FR"/>
              </w:rPr>
              <w:t>TRES EXIGU</w:t>
            </w:r>
          </w:p>
        </w:tc>
      </w:tr>
      <w:tr w:rsidR="003006C8" w:rsidRPr="00342B1E" w14:paraId="23AB637E" w14:textId="77777777">
        <w:trPr>
          <w:trHeight w:val="498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7647BE4B" w14:textId="77777777" w:rsidR="003006C8" w:rsidRPr="00342B1E" w:rsidRDefault="00FE300F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>État de propreté et d’entretien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395C440C" w14:textId="38E0DA3C" w:rsidR="003006C8" w:rsidRPr="00342B1E" w:rsidRDefault="00321EB4" w:rsidP="00321EB4">
            <w:pPr>
              <w:rPr>
                <w:lang w:val="fr-FR"/>
              </w:rPr>
            </w:pPr>
            <w:r>
              <w:rPr>
                <w:lang w:val="fr-FR"/>
              </w:rPr>
              <w:t>BIEN ENTRETENU</w:t>
            </w:r>
            <w:r w:rsidR="00311D11">
              <w:rPr>
                <w:lang w:val="fr-FR"/>
              </w:rPr>
              <w:t xml:space="preserve"> ET PROPRE</w:t>
            </w:r>
          </w:p>
        </w:tc>
      </w:tr>
      <w:tr w:rsidR="003006C8" w:rsidRPr="00342B1E" w14:paraId="3BFDAFBE" w14:textId="77777777">
        <w:trPr>
          <w:trHeight w:val="736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</w:tcPr>
          <w:p w14:paraId="0114982B" w14:textId="77777777" w:rsidR="003006C8" w:rsidRPr="00342B1E" w:rsidRDefault="00FE300F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>Signalétique et identification institutionnelle visibles : Oui / Non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0E1E505D" w14:textId="185C6428" w:rsidR="003006C8" w:rsidRPr="00342B1E" w:rsidRDefault="00FE300F">
            <w:pPr>
              <w:ind w:left="5"/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E75A0C">
              <w:rPr>
                <w:rFonts w:ascii="Times New Roman" w:eastAsia="Times New Roman" w:hAnsi="Times New Roman" w:cs="Times New Roman"/>
                <w:lang w:val="fr-FR"/>
              </w:rPr>
              <w:t>OUI</w:t>
            </w:r>
          </w:p>
        </w:tc>
      </w:tr>
      <w:tr w:rsidR="003006C8" w14:paraId="1E9E4889" w14:textId="77777777">
        <w:trPr>
          <w:trHeight w:val="500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0E4BD498" w14:textId="77777777" w:rsidR="003006C8" w:rsidRDefault="00FE300F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Conditions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d’accueil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du public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0E278ECF" w14:textId="6D58366F" w:rsidR="003006C8" w:rsidRDefault="00FE300F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6510AD">
              <w:rPr>
                <w:rFonts w:ascii="Times New Roman" w:eastAsia="Times New Roman" w:hAnsi="Times New Roman" w:cs="Times New Roman"/>
              </w:rPr>
              <w:t>ACCEPTABLE</w:t>
            </w:r>
          </w:p>
        </w:tc>
      </w:tr>
      <w:tr w:rsidR="003006C8" w:rsidRPr="00C73CC0" w14:paraId="02E13C5B" w14:textId="77777777">
        <w:trPr>
          <w:trHeight w:val="735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</w:tcPr>
          <w:p w14:paraId="39515F20" w14:textId="77777777" w:rsidR="003006C8" w:rsidRPr="00342B1E" w:rsidRDefault="00FE300F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>Travaux ou améliorations prioritaires à envisager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01BB20AD" w14:textId="2259154C" w:rsidR="003006C8" w:rsidRPr="00342B1E" w:rsidRDefault="00FE300F">
            <w:pPr>
              <w:ind w:left="5"/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CE67AC">
              <w:rPr>
                <w:rFonts w:ascii="Times New Roman" w:eastAsia="Times New Roman" w:hAnsi="Times New Roman" w:cs="Times New Roman"/>
                <w:lang w:val="fr-FR"/>
              </w:rPr>
              <w:t>FINITON DES TRAVEAUX DE REAAMENAGEMENT</w:t>
            </w:r>
          </w:p>
        </w:tc>
      </w:tr>
    </w:tbl>
    <w:p w14:paraId="15D528AF" w14:textId="77777777" w:rsidR="003006C8" w:rsidRPr="00342B1E" w:rsidRDefault="00FE300F">
      <w:pPr>
        <w:spacing w:after="213"/>
        <w:rPr>
          <w:lang w:val="fr-FR"/>
        </w:rPr>
      </w:pPr>
      <w:r w:rsidRPr="00342B1E">
        <w:rPr>
          <w:rFonts w:ascii="Times New Roman" w:eastAsia="Times New Roman" w:hAnsi="Times New Roman" w:cs="Times New Roman"/>
          <w:lang w:val="fr-FR"/>
        </w:rPr>
        <w:t xml:space="preserve"> </w:t>
      </w:r>
    </w:p>
    <w:p w14:paraId="2D867FD6" w14:textId="77777777" w:rsidR="003006C8" w:rsidRDefault="00FE300F">
      <w:pPr>
        <w:numPr>
          <w:ilvl w:val="0"/>
          <w:numId w:val="1"/>
        </w:numPr>
        <w:spacing w:after="0"/>
        <w:ind w:hanging="573"/>
      </w:pPr>
      <w:r>
        <w:rPr>
          <w:rFonts w:ascii="Times New Roman" w:eastAsia="Times New Roman" w:hAnsi="Times New Roman" w:cs="Times New Roman"/>
          <w:b/>
          <w:color w:val="444444"/>
          <w:sz w:val="24"/>
        </w:rPr>
        <w:t xml:space="preserve">ÉQUIPEMENTS ET MOYENS LOGISTIQUES </w:t>
      </w:r>
    </w:p>
    <w:tbl>
      <w:tblPr>
        <w:tblStyle w:val="TableGrid"/>
        <w:tblW w:w="8615" w:type="dxa"/>
        <w:tblInd w:w="623" w:type="dxa"/>
        <w:tblCellMar>
          <w:left w:w="107" w:type="dxa"/>
          <w:right w:w="73" w:type="dxa"/>
        </w:tblCellMar>
        <w:tblLook w:val="04A0" w:firstRow="1" w:lastRow="0" w:firstColumn="1" w:lastColumn="0" w:noHBand="0" w:noVBand="1"/>
      </w:tblPr>
      <w:tblGrid>
        <w:gridCol w:w="3511"/>
        <w:gridCol w:w="5104"/>
      </w:tblGrid>
      <w:tr w:rsidR="003006C8" w:rsidRPr="00342B1E" w14:paraId="5492B3B0" w14:textId="77777777">
        <w:trPr>
          <w:trHeight w:val="459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1BE304C9" w14:textId="77777777" w:rsidR="003006C8" w:rsidRPr="00342B1E" w:rsidRDefault="00FE300F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>Disponibilité du mobilier de bureau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6F3B64B0" w14:textId="67F2E42D" w:rsidR="003006C8" w:rsidRPr="00342B1E" w:rsidRDefault="00FE300F">
            <w:pPr>
              <w:ind w:left="5"/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2218B6">
              <w:rPr>
                <w:rFonts w:ascii="Times New Roman" w:eastAsia="Times New Roman" w:hAnsi="Times New Roman" w:cs="Times New Roman"/>
                <w:lang w:val="fr-FR"/>
              </w:rPr>
              <w:t>DISPONIBLE</w:t>
            </w:r>
          </w:p>
        </w:tc>
      </w:tr>
      <w:tr w:rsidR="003006C8" w:rsidRPr="00C73CC0" w14:paraId="1DEF68FB" w14:textId="77777777">
        <w:trPr>
          <w:trHeight w:val="499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1B045B9A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Disponibilité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matériel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informatique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113AF5AB" w14:textId="6FD595C8" w:rsidR="003006C8" w:rsidRPr="000C1C44" w:rsidRDefault="00FE300F">
            <w:pPr>
              <w:ind w:left="5"/>
              <w:rPr>
                <w:lang w:val="fr-FR"/>
              </w:rPr>
            </w:pPr>
            <w:r w:rsidRPr="000C1C44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2218B6" w:rsidRPr="000C1C44">
              <w:rPr>
                <w:rFonts w:ascii="Times New Roman" w:eastAsia="Times New Roman" w:hAnsi="Times New Roman" w:cs="Times New Roman"/>
                <w:lang w:val="fr-FR"/>
              </w:rPr>
              <w:t>DISP</w:t>
            </w:r>
            <w:r w:rsidR="000C1C44" w:rsidRPr="000C1C44">
              <w:rPr>
                <w:rFonts w:ascii="Times New Roman" w:eastAsia="Times New Roman" w:hAnsi="Times New Roman" w:cs="Times New Roman"/>
                <w:lang w:val="fr-FR"/>
              </w:rPr>
              <w:t>ONIBLE</w:t>
            </w:r>
            <w:r w:rsidR="005E1D01">
              <w:rPr>
                <w:rFonts w:ascii="Times New Roman" w:eastAsia="Times New Roman" w:hAnsi="Times New Roman" w:cs="Times New Roman"/>
                <w:lang w:val="fr-FR"/>
              </w:rPr>
              <w:t xml:space="preserve"> &amp;</w:t>
            </w:r>
            <w:r w:rsidR="000C1C44" w:rsidRPr="000C1C44">
              <w:rPr>
                <w:rFonts w:ascii="Times New Roman" w:eastAsia="Times New Roman" w:hAnsi="Times New Roman" w:cs="Times New Roman"/>
                <w:lang w:val="fr-FR"/>
              </w:rPr>
              <w:t xml:space="preserve"> EN COURS DE L</w:t>
            </w:r>
            <w:r w:rsidR="000C1C44">
              <w:rPr>
                <w:rFonts w:ascii="Times New Roman" w:eastAsia="Times New Roman" w:hAnsi="Times New Roman" w:cs="Times New Roman"/>
                <w:lang w:val="fr-FR"/>
              </w:rPr>
              <w:t>IVRAISON</w:t>
            </w:r>
          </w:p>
        </w:tc>
      </w:tr>
      <w:tr w:rsidR="003006C8" w:rsidRPr="00342B1E" w14:paraId="4D21A1BE" w14:textId="77777777">
        <w:trPr>
          <w:trHeight w:val="497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049B2015" w14:textId="77777777" w:rsidR="003006C8" w:rsidRPr="00342B1E" w:rsidRDefault="00FE300F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lastRenderedPageBreak/>
              <w:t>État des ordinateurs et imprimantes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4E2A7043" w14:textId="30782CE8" w:rsidR="003006C8" w:rsidRPr="00342B1E" w:rsidRDefault="00FE300F">
            <w:pPr>
              <w:ind w:left="5"/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0E2682">
              <w:rPr>
                <w:rFonts w:ascii="Times New Roman" w:eastAsia="Times New Roman" w:hAnsi="Times New Roman" w:cs="Times New Roman"/>
                <w:lang w:val="fr-FR"/>
              </w:rPr>
              <w:t>BON</w:t>
            </w:r>
          </w:p>
        </w:tc>
      </w:tr>
      <w:tr w:rsidR="003006C8" w:rsidRPr="00C73CC0" w14:paraId="3277C533" w14:textId="77777777">
        <w:trPr>
          <w:trHeight w:val="497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1E46C2FA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Disponibilité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d’électricité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1BB2B934" w14:textId="7654D77A" w:rsidR="003006C8" w:rsidRPr="00902B70" w:rsidRDefault="00FE300F">
            <w:pPr>
              <w:ind w:left="5"/>
              <w:rPr>
                <w:lang w:val="fr-FR"/>
              </w:rPr>
            </w:pPr>
            <w:r w:rsidRPr="00902B70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0E2682" w:rsidRPr="00902B70">
              <w:rPr>
                <w:rFonts w:ascii="Times New Roman" w:eastAsia="Times New Roman" w:hAnsi="Times New Roman" w:cs="Times New Roman"/>
                <w:lang w:val="fr-FR"/>
              </w:rPr>
              <w:t>USAGE DE GENERATRICE</w:t>
            </w:r>
            <w:r w:rsidR="00902B70" w:rsidRPr="00902B70">
              <w:rPr>
                <w:rFonts w:ascii="Times New Roman" w:eastAsia="Times New Roman" w:hAnsi="Times New Roman" w:cs="Times New Roman"/>
                <w:lang w:val="fr-FR"/>
              </w:rPr>
              <w:t xml:space="preserve"> &amp; MINI </w:t>
            </w:r>
            <w:r w:rsidR="00902B70">
              <w:rPr>
                <w:rFonts w:ascii="Times New Roman" w:eastAsia="Times New Roman" w:hAnsi="Times New Roman" w:cs="Times New Roman"/>
                <w:lang w:val="fr-FR"/>
              </w:rPr>
              <w:t>SYSTEME PHOTOVOLTAIQUE</w:t>
            </w:r>
          </w:p>
        </w:tc>
      </w:tr>
      <w:tr w:rsidR="003006C8" w14:paraId="2611BCB2" w14:textId="77777777">
        <w:trPr>
          <w:trHeight w:val="462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37D5100B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Disponibilité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d’internet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03D539A9" w14:textId="3A0910C2" w:rsidR="003006C8" w:rsidRDefault="00FE300F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0E2682">
              <w:rPr>
                <w:rFonts w:ascii="Times New Roman" w:eastAsia="Times New Roman" w:hAnsi="Times New Roman" w:cs="Times New Roman"/>
              </w:rPr>
              <w:t>DISPONIBLE</w:t>
            </w:r>
          </w:p>
        </w:tc>
      </w:tr>
      <w:tr w:rsidR="003006C8" w:rsidRPr="00C73CC0" w14:paraId="6060912F" w14:textId="77777777">
        <w:trPr>
          <w:trHeight w:val="736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1180CA44" w14:textId="77777777" w:rsidR="003006C8" w:rsidRPr="00342B1E" w:rsidRDefault="00FE300F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>Disponibilité de véhicules / moyens de transport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14DC3EC4" w14:textId="629A83AD" w:rsidR="003006C8" w:rsidRPr="00342B1E" w:rsidRDefault="00FE300F">
            <w:pPr>
              <w:ind w:left="5"/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B175F0">
              <w:rPr>
                <w:rFonts w:ascii="Times New Roman" w:eastAsia="Times New Roman" w:hAnsi="Times New Roman" w:cs="Times New Roman"/>
                <w:lang w:val="fr-FR"/>
              </w:rPr>
              <w:t>1</w:t>
            </w:r>
            <w:r w:rsidR="00F85A9F">
              <w:rPr>
                <w:rFonts w:ascii="Times New Roman" w:eastAsia="Times New Roman" w:hAnsi="Times New Roman" w:cs="Times New Roman"/>
                <w:lang w:val="fr-FR"/>
              </w:rPr>
              <w:t xml:space="preserve"> VEHICULE</w:t>
            </w:r>
            <w:r w:rsidR="00B175F0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7C1C47">
              <w:rPr>
                <w:rFonts w:ascii="Times New Roman" w:eastAsia="Times New Roman" w:hAnsi="Times New Roman" w:cs="Times New Roman"/>
                <w:lang w:val="fr-FR"/>
              </w:rPr>
              <w:t>EN MAUVAIS ETAT</w:t>
            </w:r>
            <w:r w:rsidR="00F85A9F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1B576E">
              <w:rPr>
                <w:rFonts w:ascii="Times New Roman" w:eastAsia="Times New Roman" w:hAnsi="Times New Roman" w:cs="Times New Roman"/>
                <w:lang w:val="fr-FR"/>
              </w:rPr>
              <w:t xml:space="preserve">(10 ANS </w:t>
            </w:r>
            <w:r w:rsidR="006D610B">
              <w:rPr>
                <w:rFonts w:ascii="Times New Roman" w:eastAsia="Times New Roman" w:hAnsi="Times New Roman" w:cs="Times New Roman"/>
                <w:lang w:val="fr-FR"/>
              </w:rPr>
              <w:t xml:space="preserve">  DE SERVICE</w:t>
            </w:r>
            <w:r w:rsidR="001B576E">
              <w:rPr>
                <w:rFonts w:ascii="Times New Roman" w:eastAsia="Times New Roman" w:hAnsi="Times New Roman" w:cs="Times New Roman"/>
                <w:lang w:val="fr-FR"/>
              </w:rPr>
              <w:t>)</w:t>
            </w:r>
          </w:p>
        </w:tc>
      </w:tr>
      <w:tr w:rsidR="003006C8" w:rsidRPr="008F686B" w14:paraId="64F2D2CC" w14:textId="77777777">
        <w:trPr>
          <w:trHeight w:val="498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73AEA9D0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Autres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équipements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essentiels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0EB5866E" w14:textId="76787D6E" w:rsidR="003006C8" w:rsidRPr="008F686B" w:rsidRDefault="007913BA">
            <w:pPr>
              <w:ind w:left="5"/>
            </w:pPr>
            <w:r w:rsidRPr="008F686B">
              <w:t>GENERATRICE KO</w:t>
            </w:r>
            <w:r w:rsidR="008F1BF7" w:rsidRPr="008F686B">
              <w:t>HLER</w:t>
            </w:r>
            <w:r w:rsidRPr="008F686B">
              <w:t xml:space="preserve"> 60 KW</w:t>
            </w:r>
            <w:r w:rsidR="008F686B" w:rsidRPr="008F686B">
              <w:t>, MINI SY</w:t>
            </w:r>
            <w:r w:rsidR="008F686B">
              <w:t>STEME PHOTOVOLAIQUE</w:t>
            </w:r>
            <w:ins w:id="0" w:author="Microsoft Word" w:date="2026-03-30T12:38:00Z">
              <w:r w:rsidR="004213E1">
                <w:t>, RA</w:t>
              </w:r>
              <w:r w:rsidR="00615BD3">
                <w:t>C</w:t>
              </w:r>
              <w:r w:rsidR="004213E1">
                <w:t>K ELECTRON</w:t>
              </w:r>
              <w:r w:rsidR="00152A07">
                <w:t>I</w:t>
              </w:r>
              <w:r w:rsidR="004213E1">
                <w:t>OQ</w:t>
              </w:r>
              <w:r w:rsidR="00152A07">
                <w:t>U</w:t>
              </w:r>
              <w:r w:rsidR="004213E1">
                <w:t>E</w:t>
              </w:r>
            </w:ins>
          </w:p>
        </w:tc>
      </w:tr>
      <w:tr w:rsidR="003006C8" w:rsidRPr="00C73CC0" w14:paraId="7AE691FE" w14:textId="77777777">
        <w:trPr>
          <w:trHeight w:val="735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</w:tcPr>
          <w:p w14:paraId="528DB5B9" w14:textId="77777777" w:rsidR="003006C8" w:rsidRPr="00342B1E" w:rsidRDefault="00FE300F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>Principales insuffisances matérielles et logistiques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7DEB9ACD" w14:textId="5BB42B67" w:rsidR="003006C8" w:rsidRDefault="007F21E5">
            <w:pPr>
              <w:ind w:left="5"/>
              <w:rPr>
                <w:lang w:val="fr-FR"/>
              </w:rPr>
            </w:pPr>
            <w:r>
              <w:rPr>
                <w:lang w:val="fr-FR"/>
              </w:rPr>
              <w:t>ABSENCE</w:t>
            </w:r>
            <w:r w:rsidR="00742547">
              <w:rPr>
                <w:lang w:val="fr-FR"/>
              </w:rPr>
              <w:t xml:space="preserve"> DE MOYENS </w:t>
            </w:r>
            <w:r>
              <w:rPr>
                <w:lang w:val="fr-FR"/>
              </w:rPr>
              <w:t>DE DEPLACEMENTS</w:t>
            </w:r>
            <w:r w:rsidR="00846A9F">
              <w:rPr>
                <w:lang w:val="fr-FR"/>
              </w:rPr>
              <w:t xml:space="preserve">, </w:t>
            </w:r>
            <w:r w:rsidR="00742547">
              <w:rPr>
                <w:lang w:val="fr-FR"/>
              </w:rPr>
              <w:t>MATERIELS ET LOGISTIQUES</w:t>
            </w:r>
            <w:r w:rsidR="00F87374">
              <w:rPr>
                <w:lang w:val="fr-FR"/>
              </w:rPr>
              <w:t xml:space="preserve"> ADEQUATS</w:t>
            </w:r>
          </w:p>
          <w:p w14:paraId="21815D57" w14:textId="193CFDDF" w:rsidR="00BC463D" w:rsidRPr="00342B1E" w:rsidRDefault="009508F6">
            <w:pPr>
              <w:ind w:left="5"/>
              <w:rPr>
                <w:lang w:val="fr-FR"/>
              </w:rPr>
            </w:pPr>
            <w:r>
              <w:rPr>
                <w:lang w:val="fr-FR"/>
              </w:rPr>
              <w:t>MANQUE D’ESPACE POUR LE STO</w:t>
            </w:r>
            <w:r w:rsidR="00F84835">
              <w:rPr>
                <w:lang w:val="fr-FR"/>
              </w:rPr>
              <w:t>KCA</w:t>
            </w:r>
            <w:r w:rsidR="00820CE6">
              <w:rPr>
                <w:lang w:val="fr-FR"/>
              </w:rPr>
              <w:t>GE</w:t>
            </w:r>
            <w:r w:rsidR="00050353">
              <w:rPr>
                <w:lang w:val="fr-FR"/>
              </w:rPr>
              <w:t xml:space="preserve"> ET POUR LES A</w:t>
            </w:r>
            <w:r w:rsidR="00255076">
              <w:rPr>
                <w:lang w:val="fr-FR"/>
              </w:rPr>
              <w:t>RCHIVES</w:t>
            </w:r>
          </w:p>
        </w:tc>
      </w:tr>
    </w:tbl>
    <w:p w14:paraId="7A7BB0BC" w14:textId="77777777" w:rsidR="003006C8" w:rsidRPr="00342B1E" w:rsidRDefault="00FE300F">
      <w:pPr>
        <w:spacing w:after="213"/>
        <w:rPr>
          <w:lang w:val="fr-FR"/>
        </w:rPr>
      </w:pPr>
      <w:r w:rsidRPr="00342B1E">
        <w:rPr>
          <w:rFonts w:ascii="Times New Roman" w:eastAsia="Times New Roman" w:hAnsi="Times New Roman" w:cs="Times New Roman"/>
          <w:lang w:val="fr-FR"/>
        </w:rPr>
        <w:t xml:space="preserve"> </w:t>
      </w:r>
    </w:p>
    <w:p w14:paraId="7638190D" w14:textId="77777777" w:rsidR="003006C8" w:rsidRDefault="00FE300F">
      <w:pPr>
        <w:numPr>
          <w:ilvl w:val="0"/>
          <w:numId w:val="1"/>
        </w:numPr>
        <w:spacing w:after="0"/>
        <w:ind w:hanging="573"/>
      </w:pPr>
      <w:r>
        <w:rPr>
          <w:rFonts w:ascii="Times New Roman" w:eastAsia="Times New Roman" w:hAnsi="Times New Roman" w:cs="Times New Roman"/>
          <w:b/>
          <w:color w:val="444444"/>
          <w:sz w:val="24"/>
        </w:rPr>
        <w:t xml:space="preserve">COMMUNICATION, SYSTÈMES ET DÉMATÉRIALISATION </w:t>
      </w:r>
    </w:p>
    <w:tbl>
      <w:tblPr>
        <w:tblStyle w:val="TableGrid"/>
        <w:tblW w:w="8615" w:type="dxa"/>
        <w:tblInd w:w="623" w:type="dxa"/>
        <w:tblCellMar>
          <w:top w:w="155" w:type="dxa"/>
          <w:left w:w="107" w:type="dxa"/>
          <w:right w:w="70" w:type="dxa"/>
        </w:tblCellMar>
        <w:tblLook w:val="04A0" w:firstRow="1" w:lastRow="0" w:firstColumn="1" w:lastColumn="0" w:noHBand="0" w:noVBand="1"/>
      </w:tblPr>
      <w:tblGrid>
        <w:gridCol w:w="3511"/>
        <w:gridCol w:w="5104"/>
      </w:tblGrid>
      <w:tr w:rsidR="003006C8" w:rsidRPr="00342B1E" w14:paraId="4F9CAA89" w14:textId="77777777">
        <w:trPr>
          <w:trHeight w:val="698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6125F232" w14:textId="77777777" w:rsidR="003006C8" w:rsidRPr="00342B1E" w:rsidRDefault="00FE300F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>Niveau de circulation de l’information en interne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07C9465A" w14:textId="3B121D7C" w:rsidR="003006C8" w:rsidRPr="00342B1E" w:rsidRDefault="00FE300F">
            <w:pPr>
              <w:ind w:left="5"/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F723FB">
              <w:rPr>
                <w:rFonts w:ascii="Times New Roman" w:eastAsia="Times New Roman" w:hAnsi="Times New Roman" w:cs="Times New Roman"/>
                <w:lang w:val="fr-FR"/>
              </w:rPr>
              <w:t>A AMELIORER</w:t>
            </w:r>
          </w:p>
        </w:tc>
      </w:tr>
      <w:tr w:rsidR="003006C8" w14:paraId="63FFF494" w14:textId="77777777">
        <w:trPr>
          <w:trHeight w:val="736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</w:tcPr>
          <w:p w14:paraId="48471A51" w14:textId="77777777" w:rsidR="003006C8" w:rsidRPr="00342B1E" w:rsidRDefault="00FE300F">
            <w:pPr>
              <w:spacing w:after="33"/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 xml:space="preserve">Relations avec les autres structures du </w:t>
            </w:r>
          </w:p>
          <w:p w14:paraId="6AC97961" w14:textId="77777777" w:rsidR="003006C8" w:rsidRDefault="00FE300F">
            <w:r>
              <w:rPr>
                <w:rFonts w:ascii="Times New Roman" w:eastAsia="Times New Roman" w:hAnsi="Times New Roman" w:cs="Times New Roman"/>
                <w:b/>
                <w:sz w:val="20"/>
              </w:rPr>
              <w:t>MEF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4E4263EA" w14:textId="4A22B180" w:rsidR="003006C8" w:rsidRDefault="00241A46" w:rsidP="00241A46">
            <w:r>
              <w:rPr>
                <w:rFonts w:ascii="Times New Roman" w:eastAsia="Times New Roman" w:hAnsi="Times New Roman" w:cs="Times New Roman"/>
              </w:rPr>
              <w:t>INSUFFISANTES</w:t>
            </w:r>
            <w:r w:rsidR="0090148B">
              <w:rPr>
                <w:rFonts w:ascii="Times New Roman" w:eastAsia="Times New Roman" w:hAnsi="Times New Roman" w:cs="Times New Roman"/>
              </w:rPr>
              <w:t xml:space="preserve"> </w:t>
            </w:r>
            <w:r w:rsidR="006561AF">
              <w:rPr>
                <w:rFonts w:ascii="Times New Roman" w:eastAsia="Times New Roman" w:hAnsi="Times New Roman" w:cs="Times New Roman"/>
              </w:rPr>
              <w:t>(COMMUNICATION</w:t>
            </w:r>
            <w:r w:rsidR="008F1C72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3006C8" w:rsidRPr="00C73CC0" w14:paraId="3CFF7F9B" w14:textId="77777777">
        <w:trPr>
          <w:trHeight w:val="499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6D56B32C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Outils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numériques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utilisés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32247DEB" w14:textId="24C39CA7" w:rsidR="003006C8" w:rsidRPr="00F33DAB" w:rsidRDefault="00FE300F">
            <w:pPr>
              <w:ind w:left="5"/>
              <w:rPr>
                <w:lang w:val="fr-FR"/>
              </w:rPr>
            </w:pPr>
            <w:r w:rsidRPr="00F33DAB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334D53" w:rsidRPr="00F33DAB">
              <w:rPr>
                <w:rFonts w:ascii="Times New Roman" w:eastAsia="Times New Roman" w:hAnsi="Times New Roman" w:cs="Times New Roman"/>
                <w:lang w:val="fr-FR"/>
              </w:rPr>
              <w:t>ORDINATEU</w:t>
            </w:r>
            <w:r w:rsidR="008F1C72" w:rsidRPr="00F33DAB">
              <w:rPr>
                <w:rFonts w:ascii="Times New Roman" w:eastAsia="Times New Roman" w:hAnsi="Times New Roman" w:cs="Times New Roman"/>
                <w:lang w:val="fr-FR"/>
              </w:rPr>
              <w:t>R,</w:t>
            </w:r>
            <w:r w:rsidR="00BE4B80" w:rsidRPr="00F33DAB">
              <w:rPr>
                <w:rFonts w:ascii="Times New Roman" w:eastAsia="Times New Roman" w:hAnsi="Times New Roman" w:cs="Times New Roman"/>
                <w:lang w:val="fr-FR"/>
              </w:rPr>
              <w:t xml:space="preserve"> INTERET</w:t>
            </w:r>
            <w:r w:rsidR="006A377B" w:rsidRPr="00F33DAB">
              <w:rPr>
                <w:rFonts w:ascii="Times New Roman" w:eastAsia="Times New Roman" w:hAnsi="Times New Roman" w:cs="Times New Roman"/>
                <w:lang w:val="fr-FR"/>
              </w:rPr>
              <w:t>,</w:t>
            </w:r>
            <w:r w:rsidR="0068394E" w:rsidRPr="00F33DAB">
              <w:rPr>
                <w:rFonts w:ascii="Times New Roman" w:eastAsia="Times New Roman" w:hAnsi="Times New Roman" w:cs="Times New Roman"/>
                <w:lang w:val="fr-FR"/>
              </w:rPr>
              <w:t xml:space="preserve"> SYSTEME DE GESTION</w:t>
            </w:r>
            <w:r w:rsidR="00F33DAB" w:rsidRPr="00F33DAB">
              <w:rPr>
                <w:rFonts w:ascii="Times New Roman" w:eastAsia="Times New Roman" w:hAnsi="Times New Roman" w:cs="Times New Roman"/>
                <w:lang w:val="fr-FR"/>
              </w:rPr>
              <w:t xml:space="preserve"> DES COMPTES</w:t>
            </w:r>
            <w:r w:rsidR="00A25CCD">
              <w:rPr>
                <w:rFonts w:ascii="Times New Roman" w:eastAsia="Times New Roman" w:hAnsi="Times New Roman" w:cs="Times New Roman"/>
                <w:lang w:val="fr-FR"/>
              </w:rPr>
              <w:t xml:space="preserve">, </w:t>
            </w:r>
            <w:r w:rsidR="006A377B" w:rsidRPr="00F33DAB">
              <w:rPr>
                <w:rFonts w:ascii="Times New Roman" w:eastAsia="Times New Roman" w:hAnsi="Times New Roman" w:cs="Times New Roman"/>
                <w:lang w:val="fr-FR"/>
              </w:rPr>
              <w:t xml:space="preserve"> TELEPHONE</w:t>
            </w:r>
            <w:r w:rsidR="006B19F5" w:rsidRPr="00F33DAB">
              <w:rPr>
                <w:rFonts w:ascii="Times New Roman" w:eastAsia="Times New Roman" w:hAnsi="Times New Roman" w:cs="Times New Roman"/>
                <w:lang w:val="fr-FR"/>
              </w:rPr>
              <w:t>,</w:t>
            </w:r>
            <w:r w:rsidR="008F1C72" w:rsidRPr="00F33DAB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6A377B" w:rsidRPr="00F33DAB">
              <w:rPr>
                <w:rFonts w:ascii="Times New Roman" w:eastAsia="Times New Roman" w:hAnsi="Times New Roman" w:cs="Times New Roman"/>
                <w:lang w:val="fr-FR"/>
              </w:rPr>
              <w:t>EMAIL, W</w:t>
            </w:r>
            <w:r w:rsidR="006B19F5" w:rsidRPr="00F33DAB">
              <w:rPr>
                <w:rFonts w:ascii="Times New Roman" w:eastAsia="Times New Roman" w:hAnsi="Times New Roman" w:cs="Times New Roman"/>
                <w:lang w:val="fr-FR"/>
              </w:rPr>
              <w:t>HATSAPP</w:t>
            </w:r>
          </w:p>
        </w:tc>
      </w:tr>
      <w:tr w:rsidR="003006C8" w14:paraId="4E9D5D41" w14:textId="77777777">
        <w:trPr>
          <w:trHeight w:val="497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30CF31FB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Procédures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dématérialisées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existantes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17BD2767" w14:textId="211F610E" w:rsidR="003006C8" w:rsidRDefault="00FE300F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B426A2">
              <w:rPr>
                <w:rFonts w:ascii="Times New Roman" w:eastAsia="Times New Roman" w:hAnsi="Times New Roman" w:cs="Times New Roman"/>
              </w:rPr>
              <w:t>PAS ENCORE</w:t>
            </w:r>
          </w:p>
        </w:tc>
      </w:tr>
      <w:tr w:rsidR="003006C8" w14:paraId="57F5E2A4" w14:textId="77777777">
        <w:trPr>
          <w:trHeight w:val="499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060F615B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Procédures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encore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manuelles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17169243" w14:textId="0634DF67" w:rsidR="003006C8" w:rsidRDefault="00FE300F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BE14F9">
              <w:rPr>
                <w:rFonts w:ascii="Times New Roman" w:eastAsia="Times New Roman" w:hAnsi="Times New Roman" w:cs="Times New Roman"/>
              </w:rPr>
              <w:t>OUI</w:t>
            </w:r>
          </w:p>
        </w:tc>
      </w:tr>
      <w:tr w:rsidR="003006C8" w14:paraId="2C109346" w14:textId="77777777">
        <w:trPr>
          <w:trHeight w:val="497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0F04804D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Besoins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digitalisation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3ABAD1D4" w14:textId="0E945424" w:rsidR="003006C8" w:rsidRDefault="00FE300F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BE14F9">
              <w:rPr>
                <w:rFonts w:ascii="Times New Roman" w:eastAsia="Times New Roman" w:hAnsi="Times New Roman" w:cs="Times New Roman"/>
              </w:rPr>
              <w:t>OUI</w:t>
            </w:r>
          </w:p>
        </w:tc>
      </w:tr>
      <w:tr w:rsidR="003006C8" w:rsidRPr="00342B1E" w14:paraId="6FC712F3" w14:textId="77777777">
        <w:trPr>
          <w:trHeight w:val="735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</w:tcPr>
          <w:p w14:paraId="12EEB56E" w14:textId="77777777" w:rsidR="003006C8" w:rsidRPr="00342B1E" w:rsidRDefault="00FE300F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>Difficultés liées à internet, aux réseaux ou aux systèmes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6AB2FDFF" w14:textId="72158356" w:rsidR="003006C8" w:rsidRPr="00342B1E" w:rsidRDefault="00FE300F">
            <w:pPr>
              <w:ind w:left="5"/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C85FF2">
              <w:rPr>
                <w:rFonts w:ascii="Times New Roman" w:eastAsia="Times New Roman" w:hAnsi="Times New Roman" w:cs="Times New Roman"/>
                <w:lang w:val="fr-FR"/>
              </w:rPr>
              <w:t>PAR MOMENT</w:t>
            </w:r>
          </w:p>
        </w:tc>
      </w:tr>
    </w:tbl>
    <w:p w14:paraId="432EE306" w14:textId="77777777" w:rsidR="003006C8" w:rsidRPr="00342B1E" w:rsidRDefault="00FE300F">
      <w:pPr>
        <w:spacing w:after="213"/>
        <w:rPr>
          <w:lang w:val="fr-FR"/>
        </w:rPr>
      </w:pPr>
      <w:r w:rsidRPr="00342B1E">
        <w:rPr>
          <w:rFonts w:ascii="Times New Roman" w:eastAsia="Times New Roman" w:hAnsi="Times New Roman" w:cs="Times New Roman"/>
          <w:lang w:val="fr-FR"/>
        </w:rPr>
        <w:t xml:space="preserve"> </w:t>
      </w:r>
    </w:p>
    <w:p w14:paraId="78C822A3" w14:textId="77777777" w:rsidR="003006C8" w:rsidRPr="00342B1E" w:rsidRDefault="00FE300F">
      <w:pPr>
        <w:numPr>
          <w:ilvl w:val="0"/>
          <w:numId w:val="1"/>
        </w:numPr>
        <w:spacing w:after="0"/>
        <w:ind w:hanging="573"/>
        <w:rPr>
          <w:lang w:val="fr-FR"/>
        </w:rPr>
      </w:pPr>
      <w:r w:rsidRPr="00342B1E">
        <w:rPr>
          <w:rFonts w:ascii="Times New Roman" w:eastAsia="Times New Roman" w:hAnsi="Times New Roman" w:cs="Times New Roman"/>
          <w:b/>
          <w:color w:val="444444"/>
          <w:sz w:val="24"/>
          <w:lang w:val="fr-FR"/>
        </w:rPr>
        <w:t xml:space="preserve">PRODUCTION DE RAPPORTS, STATISTIQUES ET LIVRABLES </w:t>
      </w:r>
    </w:p>
    <w:tbl>
      <w:tblPr>
        <w:tblStyle w:val="TableGrid"/>
        <w:tblW w:w="8615" w:type="dxa"/>
        <w:tblInd w:w="623" w:type="dxa"/>
        <w:tblCellMar>
          <w:top w:w="155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511"/>
        <w:gridCol w:w="5104"/>
      </w:tblGrid>
      <w:tr w:rsidR="003006C8" w:rsidRPr="00342B1E" w14:paraId="76B43C57" w14:textId="77777777">
        <w:trPr>
          <w:trHeight w:val="699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30E5AFAB" w14:textId="77777777" w:rsidR="003006C8" w:rsidRPr="00342B1E" w:rsidRDefault="00FE300F">
            <w:pPr>
              <w:spacing w:after="30"/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 xml:space="preserve">Rapports périodiques produits : Oui / </w:t>
            </w:r>
          </w:p>
          <w:p w14:paraId="7690EEB0" w14:textId="77777777" w:rsidR="003006C8" w:rsidRPr="00342B1E" w:rsidRDefault="00FE300F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>Non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3121BF4A" w14:textId="4DA201BA" w:rsidR="003006C8" w:rsidRPr="00342B1E" w:rsidRDefault="00FE300F">
            <w:pPr>
              <w:ind w:left="5"/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C85FF2">
              <w:rPr>
                <w:rFonts w:ascii="Times New Roman" w:eastAsia="Times New Roman" w:hAnsi="Times New Roman" w:cs="Times New Roman"/>
                <w:lang w:val="fr-FR"/>
              </w:rPr>
              <w:t>OUI</w:t>
            </w:r>
          </w:p>
        </w:tc>
      </w:tr>
      <w:tr w:rsidR="003006C8" w14:paraId="319A66C5" w14:textId="77777777">
        <w:trPr>
          <w:trHeight w:val="498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7B7BDA3A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Fréquence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de production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596FD064" w14:textId="77B459F4" w:rsidR="003006C8" w:rsidRDefault="00FE300F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E3114E">
              <w:rPr>
                <w:rFonts w:ascii="Times New Roman" w:eastAsia="Times New Roman" w:hAnsi="Times New Roman" w:cs="Times New Roman"/>
              </w:rPr>
              <w:t>ME</w:t>
            </w:r>
            <w:r w:rsidR="00525818">
              <w:rPr>
                <w:rFonts w:ascii="Times New Roman" w:eastAsia="Times New Roman" w:hAnsi="Times New Roman" w:cs="Times New Roman"/>
              </w:rPr>
              <w:t>N</w:t>
            </w:r>
            <w:r w:rsidR="00E3114E">
              <w:rPr>
                <w:rFonts w:ascii="Times New Roman" w:eastAsia="Times New Roman" w:hAnsi="Times New Roman" w:cs="Times New Roman"/>
              </w:rPr>
              <w:t>SUEL</w:t>
            </w:r>
            <w:ins w:id="1" w:author="Microsoft Word" w:date="2026-03-30T13:05:00Z">
              <w:r w:rsidR="006A36F4">
                <w:rPr>
                  <w:rFonts w:ascii="Times New Roman" w:eastAsia="Times New Roman" w:hAnsi="Times New Roman" w:cs="Times New Roman"/>
                </w:rPr>
                <w:t xml:space="preserve"> &amp; ANNUEL</w:t>
              </w:r>
            </w:ins>
          </w:p>
        </w:tc>
      </w:tr>
      <w:tr w:rsidR="003006C8" w14:paraId="41D65410" w14:textId="77777777">
        <w:trPr>
          <w:trHeight w:val="499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0B655043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Derniers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rapports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produits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48C4D2C3" w14:textId="23978E78" w:rsidR="003006C8" w:rsidRDefault="00FE300F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A7B10">
              <w:rPr>
                <w:rFonts w:ascii="Times New Roman" w:eastAsia="Times New Roman" w:hAnsi="Times New Roman" w:cs="Times New Roman"/>
              </w:rPr>
              <w:t>FEVRIER 2026</w:t>
            </w:r>
          </w:p>
        </w:tc>
      </w:tr>
      <w:tr w:rsidR="003006C8" w14:paraId="621F3B51" w14:textId="77777777">
        <w:trPr>
          <w:trHeight w:val="736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5663BFC1" w14:textId="77777777" w:rsidR="003006C8" w:rsidRPr="00342B1E" w:rsidRDefault="00FE300F">
            <w:pPr>
              <w:spacing w:after="30"/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 xml:space="preserve">Tableaux de bord disponibles : Oui / </w:t>
            </w:r>
          </w:p>
          <w:p w14:paraId="4BC03610" w14:textId="77777777" w:rsidR="003006C8" w:rsidRDefault="00FE300F">
            <w:r>
              <w:rPr>
                <w:rFonts w:ascii="Times New Roman" w:eastAsia="Times New Roman" w:hAnsi="Times New Roman" w:cs="Times New Roman"/>
                <w:b/>
                <w:sz w:val="20"/>
              </w:rPr>
              <w:t>Non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27E6F3AF" w14:textId="61F17CD8" w:rsidR="003006C8" w:rsidRDefault="00FE300F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741CA1">
              <w:rPr>
                <w:rFonts w:ascii="Times New Roman" w:eastAsia="Times New Roman" w:hAnsi="Times New Roman" w:cs="Times New Roman"/>
              </w:rPr>
              <w:t>NON</w:t>
            </w:r>
          </w:p>
        </w:tc>
      </w:tr>
      <w:tr w:rsidR="003006C8" w14:paraId="6414CB85" w14:textId="77777777">
        <w:trPr>
          <w:trHeight w:val="498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63337BD9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Statistiques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disponibles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Oui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/ Non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4923237A" w14:textId="651939DF" w:rsidR="003006C8" w:rsidRDefault="00FE300F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8D0301">
              <w:rPr>
                <w:rFonts w:ascii="Times New Roman" w:eastAsia="Times New Roman" w:hAnsi="Times New Roman" w:cs="Times New Roman"/>
              </w:rPr>
              <w:t>OUI</w:t>
            </w:r>
          </w:p>
        </w:tc>
      </w:tr>
      <w:tr w:rsidR="003006C8" w14:paraId="24C77C80" w14:textId="77777777">
        <w:trPr>
          <w:trHeight w:val="498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0CD0A31B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Principaux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livrables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réalisés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3B0E0AF7" w14:textId="6888B5D7" w:rsidR="003006C8" w:rsidRDefault="00FE300F">
            <w:pPr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EB57AF">
              <w:rPr>
                <w:rFonts w:ascii="Times New Roman" w:eastAsia="Times New Roman" w:hAnsi="Times New Roman" w:cs="Times New Roman"/>
              </w:rPr>
              <w:t>NOMBREUX</w:t>
            </w:r>
          </w:p>
        </w:tc>
      </w:tr>
      <w:tr w:rsidR="003006C8" w:rsidRPr="00342B1E" w14:paraId="5FD9F123" w14:textId="77777777">
        <w:trPr>
          <w:trHeight w:val="736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13FFFB04" w14:textId="77777777" w:rsidR="003006C8" w:rsidRPr="00342B1E" w:rsidRDefault="00FE300F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>Retards ou insuffisances constatés dans la production des rapports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5E4D8AFD" w14:textId="77CF91E6" w:rsidR="003006C8" w:rsidRPr="00342B1E" w:rsidRDefault="00FE300F">
            <w:pPr>
              <w:ind w:left="5"/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07041B">
              <w:rPr>
                <w:rFonts w:ascii="Times New Roman" w:eastAsia="Times New Roman" w:hAnsi="Times New Roman" w:cs="Times New Roman"/>
                <w:lang w:val="fr-FR"/>
              </w:rPr>
              <w:t>OUI</w:t>
            </w:r>
          </w:p>
        </w:tc>
      </w:tr>
      <w:tr w:rsidR="003006C8" w:rsidRPr="00C73CC0" w14:paraId="437C572C" w14:textId="77777777">
        <w:trPr>
          <w:trHeight w:val="735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</w:tcPr>
          <w:p w14:paraId="4704B4C4" w14:textId="77777777" w:rsidR="003006C8" w:rsidRPr="00342B1E" w:rsidRDefault="00FE300F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>Causes des difficultés dans la production des rapports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1A979002" w14:textId="6F58C4F2" w:rsidR="003006C8" w:rsidRPr="00342B1E" w:rsidRDefault="009B6B34" w:rsidP="009B6B34">
            <w:pPr>
              <w:rPr>
                <w:lang w:val="fr-FR"/>
              </w:rPr>
            </w:pPr>
            <w:r>
              <w:rPr>
                <w:lang w:val="fr-FR"/>
              </w:rPr>
              <w:t>DIFF</w:t>
            </w:r>
            <w:r w:rsidR="00ED197F">
              <w:rPr>
                <w:lang w:val="fr-FR"/>
              </w:rPr>
              <w:t>ICULTES RENCONTRE</w:t>
            </w:r>
            <w:r w:rsidR="00D5433C">
              <w:rPr>
                <w:lang w:val="fr-FR"/>
              </w:rPr>
              <w:t>E</w:t>
            </w:r>
            <w:r w:rsidR="00ED197F">
              <w:rPr>
                <w:lang w:val="fr-FR"/>
              </w:rPr>
              <w:t xml:space="preserve">S LORS DE LA COLLECTE DES DONNEES </w:t>
            </w:r>
            <w:r w:rsidR="00570EF2">
              <w:rPr>
                <w:lang w:val="fr-FR"/>
              </w:rPr>
              <w:t>AUPRES DE</w:t>
            </w:r>
            <w:r w:rsidR="00ED197F">
              <w:rPr>
                <w:lang w:val="fr-FR"/>
              </w:rPr>
              <w:t xml:space="preserve"> </w:t>
            </w:r>
            <w:r w:rsidR="00C06B92">
              <w:rPr>
                <w:lang w:val="fr-FR"/>
              </w:rPr>
              <w:t>CERTAINES INSTITUTIONS CONCERNEES</w:t>
            </w:r>
          </w:p>
        </w:tc>
      </w:tr>
    </w:tbl>
    <w:p w14:paraId="1429008A" w14:textId="77777777" w:rsidR="003006C8" w:rsidRPr="00342B1E" w:rsidRDefault="00FE300F">
      <w:pPr>
        <w:spacing w:after="0"/>
        <w:rPr>
          <w:lang w:val="fr-FR"/>
        </w:rPr>
      </w:pPr>
      <w:r w:rsidRPr="00342B1E">
        <w:rPr>
          <w:rFonts w:ascii="Times New Roman" w:eastAsia="Times New Roman" w:hAnsi="Times New Roman" w:cs="Times New Roman"/>
          <w:lang w:val="fr-FR"/>
        </w:rPr>
        <w:t xml:space="preserve"> </w:t>
      </w:r>
    </w:p>
    <w:p w14:paraId="0406618A" w14:textId="77777777" w:rsidR="003006C8" w:rsidRDefault="00FE300F">
      <w:pPr>
        <w:numPr>
          <w:ilvl w:val="0"/>
          <w:numId w:val="1"/>
        </w:numPr>
        <w:spacing w:after="0"/>
        <w:ind w:hanging="573"/>
      </w:pPr>
      <w:r>
        <w:rPr>
          <w:rFonts w:ascii="Times New Roman" w:eastAsia="Times New Roman" w:hAnsi="Times New Roman" w:cs="Times New Roman"/>
          <w:b/>
          <w:color w:val="444444"/>
          <w:sz w:val="24"/>
        </w:rPr>
        <w:t xml:space="preserve">CONTRAINTES MAJEURES </w:t>
      </w:r>
    </w:p>
    <w:tbl>
      <w:tblPr>
        <w:tblStyle w:val="TableGrid"/>
        <w:tblW w:w="8615" w:type="dxa"/>
        <w:tblInd w:w="623" w:type="dxa"/>
        <w:tblCellMar>
          <w:top w:w="151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511"/>
        <w:gridCol w:w="5104"/>
      </w:tblGrid>
      <w:tr w:rsidR="003006C8" w14:paraId="4AB89053" w14:textId="77777777">
        <w:trPr>
          <w:trHeight w:val="1490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03D88F7A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Éléments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à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renseigner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</w:tcPr>
          <w:p w14:paraId="2604F278" w14:textId="77777777" w:rsidR="003006C8" w:rsidRPr="00342B1E" w:rsidRDefault="00FE300F">
            <w:pPr>
              <w:spacing w:line="277" w:lineRule="auto"/>
              <w:ind w:left="5"/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sz w:val="20"/>
                <w:lang w:val="fr-FR"/>
              </w:rPr>
              <w:t xml:space="preserve">Veuillez classer les trois principales contraintes de la structure : </w:t>
            </w:r>
          </w:p>
          <w:p w14:paraId="117CCAF3" w14:textId="7EA56071" w:rsidR="00807B1A" w:rsidRPr="001F365F" w:rsidRDefault="00807B1A">
            <w:pPr>
              <w:numPr>
                <w:ilvl w:val="0"/>
                <w:numId w:val="2"/>
              </w:numPr>
              <w:spacing w:after="15"/>
              <w:ind w:hanging="202"/>
              <w:rPr>
                <w:lang w:val="fr-FR"/>
              </w:rPr>
            </w:pPr>
            <w:r w:rsidRPr="001F365F">
              <w:rPr>
                <w:rFonts w:ascii="Times New Roman" w:eastAsia="Times New Roman" w:hAnsi="Times New Roman" w:cs="Times New Roman"/>
                <w:sz w:val="20"/>
                <w:lang w:val="fr-FR"/>
              </w:rPr>
              <w:t>DONNEE</w:t>
            </w:r>
            <w:r w:rsidR="00045B6A" w:rsidRPr="001F365F">
              <w:rPr>
                <w:rFonts w:ascii="Times New Roman" w:eastAsia="Times New Roman" w:hAnsi="Times New Roman" w:cs="Times New Roman"/>
                <w:sz w:val="20"/>
                <w:lang w:val="fr-FR"/>
              </w:rPr>
              <w:t>S</w:t>
            </w:r>
            <w:r w:rsidRPr="001F365F">
              <w:rPr>
                <w:rFonts w:ascii="Times New Roman" w:eastAsia="Times New Roman" w:hAnsi="Times New Roman" w:cs="Times New Roman"/>
                <w:sz w:val="20"/>
                <w:lang w:val="fr-FR"/>
              </w:rPr>
              <w:t xml:space="preserve"> NON DISPONIBLE</w:t>
            </w:r>
            <w:r w:rsidR="00045B6A" w:rsidRPr="001F365F">
              <w:rPr>
                <w:rFonts w:ascii="Times New Roman" w:eastAsia="Times New Roman" w:hAnsi="Times New Roman" w:cs="Times New Roman"/>
                <w:sz w:val="20"/>
                <w:lang w:val="fr-FR"/>
              </w:rPr>
              <w:t>S</w:t>
            </w:r>
            <w:r w:rsidR="001F365F" w:rsidRPr="001F365F">
              <w:rPr>
                <w:rFonts w:ascii="Times New Roman" w:eastAsia="Times New Roman" w:hAnsi="Times New Roman" w:cs="Times New Roman"/>
                <w:sz w:val="20"/>
                <w:lang w:val="fr-FR"/>
              </w:rPr>
              <w:t xml:space="preserve"> A T</w:t>
            </w:r>
            <w:r w:rsidR="001F365F">
              <w:rPr>
                <w:rFonts w:ascii="Times New Roman" w:eastAsia="Times New Roman" w:hAnsi="Times New Roman" w:cs="Times New Roman"/>
                <w:sz w:val="20"/>
                <w:lang w:val="fr-FR"/>
              </w:rPr>
              <w:t>EMPS</w:t>
            </w:r>
          </w:p>
          <w:p w14:paraId="4C5B7CCD" w14:textId="51CB6AF8" w:rsidR="003E085E" w:rsidRPr="003E085E" w:rsidRDefault="00AA7CF7">
            <w:pPr>
              <w:numPr>
                <w:ilvl w:val="0"/>
                <w:numId w:val="2"/>
              </w:numPr>
              <w:spacing w:after="15"/>
              <w:ind w:hanging="202"/>
              <w:rPr>
                <w:lang w:val="fr-FR"/>
              </w:rPr>
            </w:pPr>
            <w:r w:rsidRPr="003E085E">
              <w:rPr>
                <w:rFonts w:ascii="Times New Roman" w:eastAsia="Times New Roman" w:hAnsi="Times New Roman" w:cs="Times New Roman"/>
                <w:sz w:val="20"/>
                <w:lang w:val="fr-FR"/>
              </w:rPr>
              <w:t>RETA</w:t>
            </w:r>
            <w:r w:rsidR="003E085E" w:rsidRPr="003E085E">
              <w:rPr>
                <w:rFonts w:ascii="Times New Roman" w:eastAsia="Times New Roman" w:hAnsi="Times New Roman" w:cs="Times New Roman"/>
                <w:sz w:val="20"/>
                <w:lang w:val="fr-FR"/>
              </w:rPr>
              <w:t>RD DANS LA PRODUCTION DES RAPPORTS</w:t>
            </w:r>
            <w:r w:rsidR="00CA740D">
              <w:rPr>
                <w:rFonts w:ascii="Times New Roman" w:eastAsia="Times New Roman" w:hAnsi="Times New Roman" w:cs="Times New Roman"/>
                <w:sz w:val="20"/>
                <w:lang w:val="fr-FR"/>
              </w:rPr>
              <w:t xml:space="preserve"> DES INSTITUTIONS</w:t>
            </w:r>
          </w:p>
          <w:p w14:paraId="26D6B372" w14:textId="0F54DAA2" w:rsidR="003006C8" w:rsidRPr="00CA740D" w:rsidRDefault="00606142">
            <w:pPr>
              <w:numPr>
                <w:ilvl w:val="0"/>
                <w:numId w:val="2"/>
              </w:numPr>
              <w:spacing w:after="15"/>
              <w:ind w:hanging="202"/>
              <w:rPr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fr-FR"/>
              </w:rPr>
              <w:t>LAXISME DES INSTUTIONS</w:t>
            </w:r>
            <w:r w:rsidR="000C06C0">
              <w:rPr>
                <w:rFonts w:ascii="Times New Roman" w:eastAsia="Times New Roman" w:hAnsi="Times New Roman" w:cs="Times New Roman"/>
                <w:sz w:val="20"/>
                <w:lang w:val="fr-FR"/>
              </w:rPr>
              <w:t xml:space="preserve"> CONCERNEES</w:t>
            </w:r>
            <w:r w:rsidR="00CA740D">
              <w:rPr>
                <w:rFonts w:ascii="Times New Roman" w:eastAsia="Times New Roman" w:hAnsi="Times New Roman" w:cs="Times New Roman"/>
                <w:sz w:val="20"/>
                <w:lang w:val="fr-FR"/>
              </w:rPr>
              <w:t xml:space="preserve"> DANS LA PRODUCTION DES DONNEE</w:t>
            </w:r>
            <w:r w:rsidRPr="00CA740D">
              <w:rPr>
                <w:rFonts w:ascii="Times New Roman" w:eastAsia="Times New Roman" w:hAnsi="Times New Roman" w:cs="Times New Roman"/>
                <w:sz w:val="20"/>
                <w:lang w:val="fr-FR"/>
              </w:rPr>
              <w:t xml:space="preserve"> </w:t>
            </w:r>
          </w:p>
          <w:p w14:paraId="15AEEBB1" w14:textId="5470F386" w:rsidR="003006C8" w:rsidRDefault="00F0013F">
            <w:pPr>
              <w:numPr>
                <w:ilvl w:val="0"/>
                <w:numId w:val="2"/>
              </w:numPr>
              <w:spacing w:after="29"/>
              <w:ind w:hanging="202"/>
            </w:pPr>
            <w:r>
              <w:t>MANQUE DE COLLABORATION</w:t>
            </w:r>
          </w:p>
          <w:p w14:paraId="72949F84" w14:textId="13F2E0C0" w:rsidR="003006C8" w:rsidRDefault="003006C8" w:rsidP="00B15797">
            <w:pPr>
              <w:ind w:left="5"/>
            </w:pPr>
          </w:p>
        </w:tc>
      </w:tr>
    </w:tbl>
    <w:p w14:paraId="2585A648" w14:textId="77777777" w:rsidR="003006C8" w:rsidRDefault="00FE300F">
      <w:pPr>
        <w:spacing w:after="213"/>
      </w:pPr>
      <w:r>
        <w:rPr>
          <w:rFonts w:ascii="Times New Roman" w:eastAsia="Times New Roman" w:hAnsi="Times New Roman" w:cs="Times New Roman"/>
        </w:rPr>
        <w:t xml:space="preserve"> </w:t>
      </w:r>
    </w:p>
    <w:p w14:paraId="1348E1BD" w14:textId="77777777" w:rsidR="003006C8" w:rsidRDefault="00FE300F">
      <w:pPr>
        <w:numPr>
          <w:ilvl w:val="0"/>
          <w:numId w:val="1"/>
        </w:numPr>
        <w:spacing w:after="0"/>
        <w:ind w:hanging="573"/>
      </w:pPr>
      <w:r>
        <w:rPr>
          <w:rFonts w:ascii="Times New Roman" w:eastAsia="Times New Roman" w:hAnsi="Times New Roman" w:cs="Times New Roman"/>
          <w:b/>
          <w:color w:val="444444"/>
          <w:sz w:val="24"/>
        </w:rPr>
        <w:t xml:space="preserve">BESOINS PRIORITAIRES </w:t>
      </w:r>
    </w:p>
    <w:tbl>
      <w:tblPr>
        <w:tblStyle w:val="TableGrid"/>
        <w:tblW w:w="8615" w:type="dxa"/>
        <w:tblInd w:w="623" w:type="dxa"/>
        <w:tblCellMar>
          <w:top w:w="151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511"/>
        <w:gridCol w:w="5104"/>
      </w:tblGrid>
      <w:tr w:rsidR="003006C8" w14:paraId="770253BD" w14:textId="77777777">
        <w:trPr>
          <w:trHeight w:val="1756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6E08D15F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Éléments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à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renseigner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</w:tcPr>
          <w:p w14:paraId="63550ED0" w14:textId="77777777" w:rsidR="003006C8" w:rsidRPr="00342B1E" w:rsidRDefault="00FE300F">
            <w:pPr>
              <w:spacing w:after="15"/>
              <w:ind w:left="5"/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sz w:val="20"/>
                <w:lang w:val="fr-FR"/>
              </w:rPr>
              <w:t xml:space="preserve">Veuillez indiquer les besoins les plus urgents à satisfaire : </w:t>
            </w:r>
          </w:p>
          <w:p w14:paraId="51263194" w14:textId="7B15AB29" w:rsidR="003006C8" w:rsidRDefault="00BF36F1">
            <w:pPr>
              <w:numPr>
                <w:ilvl w:val="0"/>
                <w:numId w:val="3"/>
              </w:numPr>
              <w:spacing w:after="15"/>
              <w:ind w:hanging="202"/>
            </w:pPr>
            <w:r>
              <w:rPr>
                <w:rFonts w:ascii="Times New Roman" w:eastAsia="Times New Roman" w:hAnsi="Times New Roman" w:cs="Times New Roman"/>
                <w:sz w:val="20"/>
              </w:rPr>
              <w:t>NOUVEAU LOCAL</w:t>
            </w:r>
          </w:p>
          <w:p w14:paraId="4148E9CF" w14:textId="7C4459B4" w:rsidR="001200CE" w:rsidRDefault="001200CE" w:rsidP="001200CE">
            <w:pPr>
              <w:numPr>
                <w:ilvl w:val="0"/>
                <w:numId w:val="3"/>
              </w:numPr>
              <w:spacing w:after="18"/>
              <w:ind w:hanging="202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VEHICULES</w:t>
            </w:r>
          </w:p>
          <w:p w14:paraId="253E8B62" w14:textId="0FA96F60" w:rsidR="003006C8" w:rsidRDefault="00FE300F">
            <w:pPr>
              <w:numPr>
                <w:ilvl w:val="0"/>
                <w:numId w:val="3"/>
              </w:numPr>
              <w:spacing w:after="15"/>
              <w:ind w:hanging="20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639A4">
              <w:rPr>
                <w:rFonts w:ascii="Times New Roman" w:eastAsia="Times New Roman" w:hAnsi="Times New Roman" w:cs="Times New Roman"/>
                <w:sz w:val="20"/>
              </w:rPr>
              <w:t>NOMINATION, PROMOTION ET RECRUTEMENT</w:t>
            </w:r>
          </w:p>
          <w:p w14:paraId="6B75F8A1" w14:textId="123A4C8B" w:rsidR="003006C8" w:rsidRDefault="00501DDA">
            <w:pPr>
              <w:numPr>
                <w:ilvl w:val="0"/>
                <w:numId w:val="3"/>
              </w:numPr>
              <w:spacing w:after="29"/>
              <w:ind w:hanging="202"/>
            </w:pPr>
            <w:r>
              <w:rPr>
                <w:rFonts w:ascii="Times New Roman" w:eastAsia="Times New Roman" w:hAnsi="Times New Roman" w:cs="Times New Roman"/>
                <w:sz w:val="20"/>
              </w:rPr>
              <w:t>________________________</w:t>
            </w:r>
          </w:p>
          <w:p w14:paraId="27D02403" w14:textId="77777777" w:rsidR="003006C8" w:rsidRDefault="00FE300F">
            <w:pPr>
              <w:numPr>
                <w:ilvl w:val="0"/>
                <w:numId w:val="3"/>
              </w:numPr>
              <w:ind w:hanging="202"/>
            </w:pPr>
            <w:r>
              <w:rPr>
                <w:rFonts w:ascii="Times New Roman" w:eastAsia="Times New Roman" w:hAnsi="Times New Roman" w:cs="Times New Roman"/>
                <w:sz w:val="20"/>
              </w:rPr>
              <w:t>________________________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2F5372E5" w14:textId="77777777" w:rsidR="003006C8" w:rsidRDefault="00FE300F">
      <w:pPr>
        <w:spacing w:after="213"/>
      </w:pPr>
      <w:r>
        <w:rPr>
          <w:rFonts w:ascii="Times New Roman" w:eastAsia="Times New Roman" w:hAnsi="Times New Roman" w:cs="Times New Roman"/>
        </w:rPr>
        <w:t xml:space="preserve"> </w:t>
      </w:r>
    </w:p>
    <w:p w14:paraId="2F6B9123" w14:textId="77777777" w:rsidR="003006C8" w:rsidRPr="00342B1E" w:rsidRDefault="00FE300F">
      <w:pPr>
        <w:numPr>
          <w:ilvl w:val="0"/>
          <w:numId w:val="1"/>
        </w:numPr>
        <w:spacing w:after="0"/>
        <w:ind w:hanging="573"/>
        <w:rPr>
          <w:lang w:val="fr-FR"/>
        </w:rPr>
      </w:pPr>
      <w:r w:rsidRPr="00342B1E">
        <w:rPr>
          <w:rFonts w:ascii="Times New Roman" w:eastAsia="Times New Roman" w:hAnsi="Times New Roman" w:cs="Times New Roman"/>
          <w:b/>
          <w:color w:val="444444"/>
          <w:sz w:val="24"/>
          <w:lang w:val="fr-FR"/>
        </w:rPr>
        <w:t xml:space="preserve">MESURES CORRECTIVES PROPOSÉES PAR LA DIRECTION </w:t>
      </w:r>
    </w:p>
    <w:tbl>
      <w:tblPr>
        <w:tblStyle w:val="TableGrid"/>
        <w:tblW w:w="8615" w:type="dxa"/>
        <w:tblInd w:w="623" w:type="dxa"/>
        <w:tblCellMar>
          <w:top w:w="155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511"/>
        <w:gridCol w:w="5104"/>
      </w:tblGrid>
      <w:tr w:rsidR="003006C8" w:rsidRPr="00C73CC0" w14:paraId="59CD1A36" w14:textId="77777777">
        <w:trPr>
          <w:trHeight w:val="699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4CABAC4D" w14:textId="77777777" w:rsidR="003006C8" w:rsidRPr="00342B1E" w:rsidRDefault="00FE300F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>Mesures pouvant être prises par la structure elle-même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76577FA6" w14:textId="736822F8" w:rsidR="003006C8" w:rsidRPr="00725F7E" w:rsidRDefault="006D113A" w:rsidP="00725F7E">
            <w:pPr>
              <w:pStyle w:val="Paragraphedeliste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lang w:val="fr-FR"/>
              </w:rPr>
            </w:pPr>
            <w:r w:rsidRPr="00725F7E">
              <w:rPr>
                <w:rFonts w:ascii="Times New Roman" w:eastAsia="Times New Roman" w:hAnsi="Times New Roman" w:cs="Times New Roman"/>
                <w:lang w:val="fr-FR"/>
              </w:rPr>
              <w:t>IDENTIFICATION DES BESOINS</w:t>
            </w:r>
          </w:p>
          <w:p w14:paraId="73258BFB" w14:textId="13D6E533" w:rsidR="00DD6E98" w:rsidRPr="00725F7E" w:rsidRDefault="00DD6E98" w:rsidP="00725F7E">
            <w:pPr>
              <w:pStyle w:val="Paragraphedeliste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lang w:val="fr-FR"/>
              </w:rPr>
            </w:pPr>
            <w:r w:rsidRPr="00725F7E">
              <w:rPr>
                <w:rFonts w:ascii="Times New Roman" w:eastAsia="Times New Roman" w:hAnsi="Times New Roman" w:cs="Times New Roman"/>
                <w:lang w:val="fr-FR"/>
              </w:rPr>
              <w:t>TRANSMISSION DES REQUETES A LA DI</w:t>
            </w:r>
            <w:r w:rsidR="000F7176" w:rsidRPr="00725F7E">
              <w:rPr>
                <w:rFonts w:ascii="Times New Roman" w:eastAsia="Times New Roman" w:hAnsi="Times New Roman" w:cs="Times New Roman"/>
                <w:lang w:val="fr-FR"/>
              </w:rPr>
              <w:t>RECTION GENERALE</w:t>
            </w:r>
          </w:p>
          <w:p w14:paraId="2FD3426C" w14:textId="74E2E314" w:rsidR="003531C8" w:rsidRPr="00A10D95" w:rsidRDefault="00BF0E23" w:rsidP="00A10D95">
            <w:pPr>
              <w:pStyle w:val="Paragraphedeliste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fr-FR"/>
              </w:rPr>
            </w:pPr>
            <w:r w:rsidRPr="00A10D95">
              <w:rPr>
                <w:rFonts w:ascii="Times New Roman" w:hAnsi="Times New Roman" w:cs="Times New Roman"/>
                <w:lang w:val="fr-FR"/>
              </w:rPr>
              <w:t>RAPPEL SUR DES</w:t>
            </w:r>
            <w:r w:rsidR="00846287" w:rsidRPr="00A10D95">
              <w:rPr>
                <w:rFonts w:ascii="Times New Roman" w:hAnsi="Times New Roman" w:cs="Times New Roman"/>
                <w:lang w:val="fr-FR"/>
              </w:rPr>
              <w:t xml:space="preserve"> </w:t>
            </w:r>
            <w:r w:rsidR="00C40E0D" w:rsidRPr="00A10D95">
              <w:rPr>
                <w:rFonts w:ascii="Times New Roman" w:hAnsi="Times New Roman" w:cs="Times New Roman"/>
                <w:lang w:val="fr-FR"/>
              </w:rPr>
              <w:t>REQUETES TRAINANTES</w:t>
            </w:r>
          </w:p>
          <w:p w14:paraId="70FDF5D7" w14:textId="0D7071E8" w:rsidR="004819B8" w:rsidRPr="00A10D95" w:rsidRDefault="004819B8" w:rsidP="00A10D95">
            <w:pPr>
              <w:pStyle w:val="Paragraphedeliste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fr-FR"/>
              </w:rPr>
            </w:pPr>
            <w:r w:rsidRPr="00A10D95">
              <w:rPr>
                <w:rFonts w:ascii="Times New Roman" w:hAnsi="Times New Roman" w:cs="Times New Roman"/>
                <w:lang w:val="fr-FR"/>
              </w:rPr>
              <w:lastRenderedPageBreak/>
              <w:t>RECHERCHE DE FORMATION</w:t>
            </w:r>
            <w:r w:rsidR="00C53A0D" w:rsidRPr="00A10D95">
              <w:rPr>
                <w:rFonts w:ascii="Times New Roman" w:hAnsi="Times New Roman" w:cs="Times New Roman"/>
                <w:lang w:val="fr-FR"/>
              </w:rPr>
              <w:t xml:space="preserve"> ADAPTEE </w:t>
            </w:r>
            <w:r w:rsidR="00BE3E88">
              <w:rPr>
                <w:rFonts w:ascii="Times New Roman" w:hAnsi="Times New Roman" w:cs="Times New Roman"/>
                <w:lang w:val="fr-FR"/>
              </w:rPr>
              <w:t>POUR</w:t>
            </w:r>
            <w:r w:rsidR="00C53A0D" w:rsidRPr="00A10D95">
              <w:rPr>
                <w:rFonts w:ascii="Times New Roman" w:hAnsi="Times New Roman" w:cs="Times New Roman"/>
                <w:lang w:val="fr-FR"/>
              </w:rPr>
              <w:t xml:space="preserve"> LE PERSONNEL</w:t>
            </w:r>
          </w:p>
        </w:tc>
      </w:tr>
      <w:tr w:rsidR="00907B54" w:rsidRPr="00C73CC0" w14:paraId="035C0E00" w14:textId="77777777">
        <w:trPr>
          <w:trHeight w:val="736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2C73730B" w14:textId="77777777" w:rsidR="00907B54" w:rsidRPr="00342B1E" w:rsidRDefault="00907B54" w:rsidP="00907B54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lastRenderedPageBreak/>
              <w:t>Mesures nécessitant l’intervention de la Direction Générale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765F1241" w14:textId="3131B724" w:rsidR="00907B54" w:rsidRDefault="009570E9" w:rsidP="00A10D95">
            <w:pPr>
              <w:pStyle w:val="Paragraphedeliste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lang w:val="fr-FR"/>
              </w:rPr>
            </w:pPr>
            <w:r>
              <w:rPr>
                <w:rFonts w:ascii="Times New Roman" w:eastAsia="Times New Roman" w:hAnsi="Times New Roman" w:cs="Times New Roman"/>
                <w:lang w:val="fr-FR"/>
              </w:rPr>
              <w:t xml:space="preserve">FACILITER LA </w:t>
            </w:r>
            <w:r w:rsidR="00174DA2">
              <w:rPr>
                <w:rFonts w:ascii="Times New Roman" w:eastAsia="Times New Roman" w:hAnsi="Times New Roman" w:cs="Times New Roman"/>
                <w:lang w:val="fr-FR"/>
              </w:rPr>
              <w:t xml:space="preserve">DOTATION </w:t>
            </w:r>
            <w:r w:rsidR="00174DA2" w:rsidRPr="00A10D95">
              <w:rPr>
                <w:rFonts w:ascii="Times New Roman" w:eastAsia="Times New Roman" w:hAnsi="Times New Roman" w:cs="Times New Roman"/>
                <w:lang w:val="fr-FR"/>
              </w:rPr>
              <w:t>DU</w:t>
            </w:r>
            <w:r w:rsidR="00907B54" w:rsidRPr="00A10D95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A82B9A">
              <w:rPr>
                <w:rFonts w:ascii="Times New Roman" w:eastAsia="Times New Roman" w:hAnsi="Times New Roman" w:cs="Times New Roman"/>
                <w:lang w:val="fr-FR"/>
              </w:rPr>
              <w:t xml:space="preserve">PERSONNEL </w:t>
            </w:r>
            <w:r w:rsidR="00930FB9" w:rsidRPr="00A10D95">
              <w:rPr>
                <w:rFonts w:ascii="Times New Roman" w:eastAsia="Times New Roman" w:hAnsi="Times New Roman" w:cs="Times New Roman"/>
                <w:lang w:val="fr-FR"/>
              </w:rPr>
              <w:t>SOLLICITE</w:t>
            </w:r>
            <w:r w:rsidR="00DF7AF5">
              <w:rPr>
                <w:rFonts w:ascii="Times New Roman" w:eastAsia="Times New Roman" w:hAnsi="Times New Roman" w:cs="Times New Roman"/>
                <w:lang w:val="fr-FR"/>
              </w:rPr>
              <w:t xml:space="preserve"> PAR LA DDN</w:t>
            </w:r>
          </w:p>
          <w:p w14:paraId="3FEBDD4C" w14:textId="43987A1D" w:rsidR="00234120" w:rsidRPr="00A10D95" w:rsidRDefault="0067552C" w:rsidP="00A10D95">
            <w:pPr>
              <w:pStyle w:val="Paragraphedeliste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lang w:val="fr-FR"/>
              </w:rPr>
            </w:pPr>
            <w:r>
              <w:rPr>
                <w:rFonts w:ascii="Times New Roman" w:eastAsia="Times New Roman" w:hAnsi="Times New Roman" w:cs="Times New Roman"/>
                <w:lang w:val="fr-FR"/>
              </w:rPr>
              <w:t>FACILITER LES REQUETES DE PROMOTION</w:t>
            </w:r>
          </w:p>
          <w:p w14:paraId="021E142B" w14:textId="77777777" w:rsidR="00234120" w:rsidRDefault="0067552C" w:rsidP="00A10D95">
            <w:pPr>
              <w:pStyle w:val="Paragraphedeliste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lang w:val="fr-FR"/>
              </w:rPr>
            </w:pPr>
            <w:r>
              <w:rPr>
                <w:rFonts w:ascii="Times New Roman" w:eastAsia="Times New Roman" w:hAnsi="Times New Roman" w:cs="Times New Roman"/>
                <w:lang w:val="fr-FR"/>
              </w:rPr>
              <w:t>FACILITER</w:t>
            </w:r>
            <w:r w:rsidR="0065279F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145A84">
              <w:rPr>
                <w:rFonts w:ascii="Times New Roman" w:eastAsia="Times New Roman" w:hAnsi="Times New Roman" w:cs="Times New Roman"/>
                <w:lang w:val="fr-FR"/>
              </w:rPr>
              <w:t>L’ABOUTISSEMENT DES</w:t>
            </w:r>
            <w:r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145A84">
              <w:rPr>
                <w:rFonts w:ascii="Times New Roman" w:eastAsia="Times New Roman" w:hAnsi="Times New Roman" w:cs="Times New Roman"/>
                <w:lang w:val="fr-FR"/>
              </w:rPr>
              <w:t>REQ</w:t>
            </w:r>
            <w:r>
              <w:rPr>
                <w:rFonts w:ascii="Times New Roman" w:eastAsia="Times New Roman" w:hAnsi="Times New Roman" w:cs="Times New Roman"/>
                <w:lang w:val="fr-FR"/>
              </w:rPr>
              <w:t>UETES DE PROMOTION</w:t>
            </w:r>
          </w:p>
          <w:p w14:paraId="2DFC6C47" w14:textId="734A0ECF" w:rsidR="001932D6" w:rsidRDefault="001932D6" w:rsidP="00A10D95">
            <w:pPr>
              <w:pStyle w:val="Paragraphedeliste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lang w:val="fr-FR"/>
              </w:rPr>
            </w:pPr>
            <w:r>
              <w:rPr>
                <w:rFonts w:ascii="Times New Roman" w:eastAsia="Times New Roman" w:hAnsi="Times New Roman" w:cs="Times New Roman"/>
                <w:lang w:val="fr-FR"/>
              </w:rPr>
              <w:t>FACILITER LE TRAITEMENT DES DOSSIERS D’ASSURANCES DES FONCTIONNAIRES ET DES PENSIONN</w:t>
            </w:r>
            <w:r w:rsidR="00916B33">
              <w:rPr>
                <w:rFonts w:ascii="Times New Roman" w:eastAsia="Times New Roman" w:hAnsi="Times New Roman" w:cs="Times New Roman"/>
                <w:lang w:val="fr-FR"/>
              </w:rPr>
              <w:t>ES.</w:t>
            </w:r>
          </w:p>
          <w:p w14:paraId="22707CEA" w14:textId="5BAAF8B4" w:rsidR="00916B33" w:rsidRDefault="00916B33" w:rsidP="00A10D95">
            <w:pPr>
              <w:pStyle w:val="Paragraphedeliste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lang w:val="fr-FR"/>
              </w:rPr>
            </w:pPr>
            <w:r>
              <w:rPr>
                <w:rFonts w:ascii="Times New Roman" w:eastAsia="Times New Roman" w:hAnsi="Times New Roman" w:cs="Times New Roman"/>
                <w:lang w:val="fr-FR"/>
              </w:rPr>
              <w:t>FACILITER UNE MEILLEURE PRISE EN</w:t>
            </w:r>
            <w:r w:rsidR="00F15BC3">
              <w:rPr>
                <w:rFonts w:ascii="Times New Roman" w:eastAsia="Times New Roman" w:hAnsi="Times New Roman" w:cs="Times New Roman"/>
                <w:lang w:val="fr-FR"/>
              </w:rPr>
              <w:t xml:space="preserve"> CHARGE DES DOSSIERS DES PENSIONNES</w:t>
            </w:r>
          </w:p>
          <w:p w14:paraId="34C796BD" w14:textId="59D89ABF" w:rsidR="00145A84" w:rsidRPr="00A10D95" w:rsidRDefault="00A456F8" w:rsidP="00A10D95">
            <w:pPr>
              <w:pStyle w:val="Paragraphedeliste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lang w:val="fr-FR"/>
              </w:rPr>
            </w:pPr>
            <w:r>
              <w:rPr>
                <w:rFonts w:ascii="Times New Roman" w:eastAsia="Times New Roman" w:hAnsi="Times New Roman" w:cs="Times New Roman"/>
                <w:lang w:val="fr-FR"/>
              </w:rPr>
              <w:t>FACILITER LA</w:t>
            </w:r>
            <w:r w:rsidR="00140787">
              <w:rPr>
                <w:rFonts w:ascii="Times New Roman" w:eastAsia="Times New Roman" w:hAnsi="Times New Roman" w:cs="Times New Roman"/>
                <w:lang w:val="fr-FR"/>
              </w:rPr>
              <w:t xml:space="preserve"> DOTATION DE D</w:t>
            </w:r>
            <w:r w:rsidR="003D1DD0">
              <w:rPr>
                <w:rFonts w:ascii="Times New Roman" w:eastAsia="Times New Roman" w:hAnsi="Times New Roman" w:cs="Times New Roman"/>
                <w:lang w:val="fr-FR"/>
              </w:rPr>
              <w:t xml:space="preserve">EUX (2) VEHICULES TOUT TERRAIN, </w:t>
            </w:r>
            <w:r w:rsidR="00285886">
              <w:rPr>
                <w:rFonts w:ascii="Times New Roman" w:eastAsia="Times New Roman" w:hAnsi="Times New Roman" w:cs="Times New Roman"/>
                <w:lang w:val="fr-FR"/>
              </w:rPr>
              <w:t>UN BUS ET UNE MOTOCYCLETTE POUR LA</w:t>
            </w:r>
            <w:r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140787">
              <w:rPr>
                <w:rFonts w:ascii="Times New Roman" w:eastAsia="Times New Roman" w:hAnsi="Times New Roman" w:cs="Times New Roman"/>
                <w:lang w:val="fr-FR"/>
              </w:rPr>
              <w:t>DDN</w:t>
            </w:r>
            <w:r w:rsidR="00285886">
              <w:rPr>
                <w:rFonts w:ascii="Times New Roman" w:eastAsia="Times New Roman" w:hAnsi="Times New Roman" w:cs="Times New Roman"/>
                <w:lang w:val="fr-FR"/>
              </w:rPr>
              <w:t>.</w:t>
            </w:r>
            <w:r w:rsidR="00140787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  <w:p w14:paraId="616BEEAC" w14:textId="3CF38739" w:rsidR="00907B54" w:rsidRPr="00FE47F2" w:rsidRDefault="00907B54" w:rsidP="00FE47F2">
            <w:pPr>
              <w:pStyle w:val="Paragraphedeliste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fr-FR"/>
              </w:rPr>
            </w:pPr>
            <w:r w:rsidRPr="00FE47F2">
              <w:rPr>
                <w:rFonts w:ascii="Times New Roman" w:hAnsi="Times New Roman" w:cs="Times New Roman"/>
                <w:lang w:val="fr-FR"/>
              </w:rPr>
              <w:t>PERMETTRE LA FORMATION CONTINU DU PERSONNEL</w:t>
            </w:r>
          </w:p>
          <w:p w14:paraId="4EB62197" w14:textId="6B2FD601" w:rsidR="00950E30" w:rsidRDefault="00950E30" w:rsidP="00FE47F2">
            <w:pPr>
              <w:pStyle w:val="Paragraphedeliste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fr-FR"/>
              </w:rPr>
            </w:pPr>
            <w:r w:rsidRPr="00FE47F2">
              <w:rPr>
                <w:rFonts w:ascii="Times New Roman" w:hAnsi="Times New Roman" w:cs="Times New Roman"/>
                <w:lang w:val="fr-FR"/>
              </w:rPr>
              <w:t>AUGMENTATION DU BUDGET DE</w:t>
            </w:r>
            <w:r w:rsidR="0010087E" w:rsidRPr="00FE47F2">
              <w:rPr>
                <w:rFonts w:ascii="Times New Roman" w:hAnsi="Times New Roman" w:cs="Times New Roman"/>
                <w:lang w:val="fr-FR"/>
              </w:rPr>
              <w:t xml:space="preserve"> </w:t>
            </w:r>
            <w:r w:rsidR="00672E62" w:rsidRPr="00FE47F2">
              <w:rPr>
                <w:rFonts w:ascii="Times New Roman" w:hAnsi="Times New Roman" w:cs="Times New Roman"/>
                <w:lang w:val="fr-FR"/>
              </w:rPr>
              <w:t>LA DDN</w:t>
            </w:r>
          </w:p>
          <w:p w14:paraId="3011A7BF" w14:textId="100EDFC4" w:rsidR="00643EBF" w:rsidRPr="00FE47F2" w:rsidRDefault="00174DA2" w:rsidP="00FE47F2">
            <w:pPr>
              <w:pStyle w:val="Paragraphedeliste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 xml:space="preserve">FACILITER LA </w:t>
            </w:r>
            <w:r w:rsidR="00697385">
              <w:rPr>
                <w:rFonts w:ascii="Times New Roman" w:hAnsi="Times New Roman" w:cs="Times New Roman"/>
                <w:lang w:val="fr-FR"/>
              </w:rPr>
              <w:t>PARTICIPATION DE LA DDN DANS CERTAINES MISSIONS ET CERATINES COMMISSIONS</w:t>
            </w:r>
            <w:r>
              <w:rPr>
                <w:rFonts w:ascii="Times New Roman" w:hAnsi="Times New Roman" w:cs="Times New Roman"/>
                <w:lang w:val="fr-FR"/>
              </w:rPr>
              <w:t xml:space="preserve"> DU MEF</w:t>
            </w:r>
          </w:p>
          <w:p w14:paraId="64113646" w14:textId="204AF328" w:rsidR="00907B54" w:rsidRPr="00342B1E" w:rsidRDefault="00907B54" w:rsidP="00907B54">
            <w:pPr>
              <w:ind w:left="5"/>
              <w:rPr>
                <w:lang w:val="fr-FR"/>
              </w:rPr>
            </w:pPr>
          </w:p>
        </w:tc>
      </w:tr>
      <w:tr w:rsidR="00C44824" w:rsidRPr="00C73CC0" w14:paraId="2C8ECEAC" w14:textId="77777777">
        <w:trPr>
          <w:trHeight w:val="734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</w:tcPr>
          <w:p w14:paraId="7D91BF0F" w14:textId="77777777" w:rsidR="00C44824" w:rsidRPr="00342B1E" w:rsidRDefault="00C44824" w:rsidP="00C44824">
            <w:pPr>
              <w:spacing w:after="32"/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 xml:space="preserve">Mesures nécessitant un arbitrage du </w:t>
            </w:r>
          </w:p>
          <w:p w14:paraId="5B5B90F8" w14:textId="77777777" w:rsidR="00C44824" w:rsidRPr="00342B1E" w:rsidRDefault="00C44824" w:rsidP="00C44824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>Ministre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504DFB9C" w14:textId="50E50BF8" w:rsidR="00C44824" w:rsidRPr="004321D8" w:rsidRDefault="00C44824" w:rsidP="004321D8">
            <w:pPr>
              <w:rPr>
                <w:rFonts w:ascii="Times New Roman" w:eastAsia="Times New Roman" w:hAnsi="Times New Roman" w:cs="Times New Roman"/>
                <w:lang w:val="fr-FR"/>
              </w:rPr>
            </w:pPr>
            <w:r w:rsidRPr="004321D8">
              <w:rPr>
                <w:rFonts w:ascii="Times New Roman" w:eastAsia="Times New Roman" w:hAnsi="Times New Roman" w:cs="Times New Roman"/>
                <w:lang w:val="fr-FR"/>
              </w:rPr>
              <w:t xml:space="preserve"> DOTATION </w:t>
            </w:r>
            <w:r w:rsidR="004321D8">
              <w:rPr>
                <w:rFonts w:ascii="Times New Roman" w:eastAsia="Times New Roman" w:hAnsi="Times New Roman" w:cs="Times New Roman"/>
                <w:lang w:val="fr-FR"/>
              </w:rPr>
              <w:t>DE LA</w:t>
            </w:r>
            <w:r w:rsidR="00E91823">
              <w:rPr>
                <w:rFonts w:ascii="Times New Roman" w:eastAsia="Times New Roman" w:hAnsi="Times New Roman" w:cs="Times New Roman"/>
                <w:lang w:val="fr-FR"/>
              </w:rPr>
              <w:t xml:space="preserve"> DDN</w:t>
            </w:r>
            <w:r w:rsidR="004321D8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Pr="004321D8">
              <w:rPr>
                <w:rFonts w:ascii="Times New Roman" w:eastAsia="Times New Roman" w:hAnsi="Times New Roman" w:cs="Times New Roman"/>
                <w:lang w:val="fr-FR"/>
              </w:rPr>
              <w:t>DU PERSONNEL SOLLICITE</w:t>
            </w:r>
          </w:p>
          <w:p w14:paraId="5ABA7892" w14:textId="76FCB2F4" w:rsidR="00C44824" w:rsidRPr="003E07AF" w:rsidRDefault="003E07AF" w:rsidP="003E07AF">
            <w:pPr>
              <w:rPr>
                <w:rFonts w:ascii="Times New Roman" w:eastAsia="Times New Roman" w:hAnsi="Times New Roman" w:cs="Times New Roman"/>
                <w:lang w:val="fr-FR"/>
              </w:rPr>
            </w:pPr>
            <w:r>
              <w:rPr>
                <w:rFonts w:ascii="Times New Roman" w:eastAsia="Times New Roman" w:hAnsi="Times New Roman" w:cs="Times New Roman"/>
                <w:lang w:val="fr-FR"/>
              </w:rPr>
              <w:t xml:space="preserve">INSTRUCTION POUR </w:t>
            </w:r>
            <w:r w:rsidR="00C44824" w:rsidRPr="003E07AF">
              <w:rPr>
                <w:rFonts w:ascii="Times New Roman" w:eastAsia="Times New Roman" w:hAnsi="Times New Roman" w:cs="Times New Roman"/>
                <w:lang w:val="fr-FR"/>
              </w:rPr>
              <w:t>FACILITER L’ABOUTISSEMENT DES REQUETES DE PROMOTION</w:t>
            </w:r>
          </w:p>
          <w:p w14:paraId="5D27E7FC" w14:textId="77777777" w:rsidR="00DA4621" w:rsidRDefault="00C44824" w:rsidP="00DA4621">
            <w:pPr>
              <w:rPr>
                <w:rFonts w:ascii="Times New Roman" w:eastAsia="Times New Roman" w:hAnsi="Times New Roman" w:cs="Times New Roman"/>
                <w:lang w:val="fr-FR"/>
              </w:rPr>
            </w:pPr>
            <w:r w:rsidRPr="008D6CB1">
              <w:rPr>
                <w:rFonts w:ascii="Times New Roman" w:eastAsia="Times New Roman" w:hAnsi="Times New Roman" w:cs="Times New Roman"/>
                <w:lang w:val="fr-FR"/>
              </w:rPr>
              <w:t xml:space="preserve">DOTATION </w:t>
            </w:r>
            <w:r w:rsidR="008D6CB1">
              <w:rPr>
                <w:rFonts w:ascii="Times New Roman" w:eastAsia="Times New Roman" w:hAnsi="Times New Roman" w:cs="Times New Roman"/>
                <w:lang w:val="fr-FR"/>
              </w:rPr>
              <w:t xml:space="preserve">DE LA DDN </w:t>
            </w:r>
            <w:r w:rsidRPr="008D6CB1">
              <w:rPr>
                <w:rFonts w:ascii="Times New Roman" w:eastAsia="Times New Roman" w:hAnsi="Times New Roman" w:cs="Times New Roman"/>
                <w:lang w:val="fr-FR"/>
              </w:rPr>
              <w:t>DE DEUX (2) VEHICULES TOUT TERRAIN, UN BUS ET UNE MOTOCYCLET</w:t>
            </w:r>
            <w:r w:rsidR="00DA4621">
              <w:rPr>
                <w:rFonts w:ascii="Times New Roman" w:eastAsia="Times New Roman" w:hAnsi="Times New Roman" w:cs="Times New Roman"/>
                <w:lang w:val="fr-FR"/>
              </w:rPr>
              <w:t>TE</w:t>
            </w:r>
            <w:r w:rsidRPr="008D6CB1">
              <w:rPr>
                <w:rFonts w:ascii="Times New Roman" w:eastAsia="Times New Roman" w:hAnsi="Times New Roman" w:cs="Times New Roman"/>
                <w:lang w:val="fr-FR"/>
              </w:rPr>
              <w:t>.</w:t>
            </w:r>
          </w:p>
          <w:p w14:paraId="0F1D3FC2" w14:textId="2C6FEEC6" w:rsidR="00C44824" w:rsidRPr="00DA4621" w:rsidRDefault="00C44824" w:rsidP="00DA4621">
            <w:pPr>
              <w:rPr>
                <w:rFonts w:ascii="Times New Roman" w:eastAsia="Times New Roman" w:hAnsi="Times New Roman" w:cs="Times New Roman"/>
                <w:lang w:val="fr-FR"/>
              </w:rPr>
            </w:pPr>
            <w:r w:rsidRPr="00DA4621">
              <w:rPr>
                <w:rFonts w:ascii="Times New Roman" w:hAnsi="Times New Roman" w:cs="Times New Roman"/>
                <w:lang w:val="fr-FR"/>
              </w:rPr>
              <w:t xml:space="preserve"> FORMATION CONTINU DU PERSONNEL</w:t>
            </w:r>
          </w:p>
          <w:p w14:paraId="70239BEA" w14:textId="617BD34F" w:rsidR="00C44824" w:rsidRPr="00DA4621" w:rsidRDefault="00A33563" w:rsidP="00DA4621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INSTRUCTION POUR L’</w:t>
            </w:r>
            <w:r w:rsidR="00C44824" w:rsidRPr="00DA4621">
              <w:rPr>
                <w:rFonts w:ascii="Times New Roman" w:hAnsi="Times New Roman" w:cs="Times New Roman"/>
                <w:lang w:val="fr-FR"/>
              </w:rPr>
              <w:t>AUGMENTATION DU BUDGET DE LA DDN</w:t>
            </w:r>
          </w:p>
          <w:p w14:paraId="212140D1" w14:textId="5147DA43" w:rsidR="00C44824" w:rsidRPr="00A33563" w:rsidRDefault="00A33563" w:rsidP="00A33563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 xml:space="preserve">INSTRUCTION POUR </w:t>
            </w:r>
            <w:r w:rsidR="00AF21E0">
              <w:rPr>
                <w:rFonts w:ascii="Times New Roman" w:hAnsi="Times New Roman" w:cs="Times New Roman"/>
                <w:lang w:val="fr-FR"/>
              </w:rPr>
              <w:t xml:space="preserve">LA </w:t>
            </w:r>
            <w:r w:rsidR="00AF21E0" w:rsidRPr="00A33563">
              <w:rPr>
                <w:rFonts w:ascii="Times New Roman" w:hAnsi="Times New Roman" w:cs="Times New Roman"/>
                <w:lang w:val="fr-FR"/>
              </w:rPr>
              <w:t>PARTICIPATION</w:t>
            </w:r>
            <w:r w:rsidR="00C44824" w:rsidRPr="00A33563">
              <w:rPr>
                <w:rFonts w:ascii="Times New Roman" w:hAnsi="Times New Roman" w:cs="Times New Roman"/>
                <w:lang w:val="fr-FR"/>
              </w:rPr>
              <w:t xml:space="preserve"> DE LA DDN DANS CERTAINES MISSIONS ET CERATINES COMMISSIONS DU MEF</w:t>
            </w:r>
          </w:p>
          <w:p w14:paraId="62D550EF" w14:textId="438A7333" w:rsidR="00C44824" w:rsidRPr="00930FB9" w:rsidRDefault="00C44824" w:rsidP="00C44824">
            <w:pPr>
              <w:ind w:left="5"/>
              <w:rPr>
                <w:rFonts w:ascii="Times New Roman" w:hAnsi="Times New Roman" w:cs="Times New Roman"/>
                <w:lang w:val="fr-FR"/>
              </w:rPr>
            </w:pPr>
          </w:p>
        </w:tc>
      </w:tr>
    </w:tbl>
    <w:p w14:paraId="7D9B5AE5" w14:textId="77777777" w:rsidR="003006C8" w:rsidRPr="00342B1E" w:rsidRDefault="00FE300F">
      <w:pPr>
        <w:spacing w:after="213"/>
        <w:rPr>
          <w:lang w:val="fr-FR"/>
        </w:rPr>
      </w:pPr>
      <w:r w:rsidRPr="00342B1E">
        <w:rPr>
          <w:rFonts w:ascii="Times New Roman" w:eastAsia="Times New Roman" w:hAnsi="Times New Roman" w:cs="Times New Roman"/>
          <w:lang w:val="fr-FR"/>
        </w:rPr>
        <w:t xml:space="preserve"> </w:t>
      </w:r>
    </w:p>
    <w:p w14:paraId="4BFB0F28" w14:textId="77777777" w:rsidR="003006C8" w:rsidRPr="00342B1E" w:rsidRDefault="00FE300F">
      <w:pPr>
        <w:numPr>
          <w:ilvl w:val="0"/>
          <w:numId w:val="1"/>
        </w:numPr>
        <w:spacing w:after="0"/>
        <w:ind w:hanging="573"/>
        <w:rPr>
          <w:lang w:val="fr-FR"/>
        </w:rPr>
      </w:pPr>
      <w:r w:rsidRPr="00342B1E">
        <w:rPr>
          <w:rFonts w:ascii="Times New Roman" w:eastAsia="Times New Roman" w:hAnsi="Times New Roman" w:cs="Times New Roman"/>
          <w:b/>
          <w:color w:val="444444"/>
          <w:sz w:val="24"/>
          <w:lang w:val="fr-FR"/>
        </w:rPr>
        <w:t xml:space="preserve">APPUI ATTENDU DE LA DIRECTION GÉNÉRALE </w:t>
      </w:r>
    </w:p>
    <w:tbl>
      <w:tblPr>
        <w:tblStyle w:val="TableGrid"/>
        <w:tblW w:w="8615" w:type="dxa"/>
        <w:tblInd w:w="623" w:type="dxa"/>
        <w:tblCellMar>
          <w:top w:w="15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511"/>
        <w:gridCol w:w="5104"/>
      </w:tblGrid>
      <w:tr w:rsidR="003006C8" w:rsidRPr="00C73CC0" w14:paraId="7AC7648E" w14:textId="77777777">
        <w:trPr>
          <w:trHeight w:val="460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7981570E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Décisions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souhaitées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0488FC28" w14:textId="6B1AA0EC" w:rsidR="003006C8" w:rsidRPr="006D6A59" w:rsidRDefault="009B15E3" w:rsidP="006D6A59">
            <w:pPr>
              <w:pStyle w:val="Paragraphedeliste"/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lang w:val="fr-FR"/>
              </w:rPr>
            </w:pPr>
            <w:r w:rsidRPr="006D6A59">
              <w:rPr>
                <w:rFonts w:ascii="Times New Roman" w:eastAsia="Times New Roman" w:hAnsi="Times New Roman" w:cs="Times New Roman"/>
                <w:lang w:val="fr-FR"/>
              </w:rPr>
              <w:t xml:space="preserve">DOTER LA DIRECTION </w:t>
            </w:r>
            <w:r w:rsidR="00DF2CEE" w:rsidRPr="006D6A59">
              <w:rPr>
                <w:rFonts w:ascii="Times New Roman" w:eastAsia="Times New Roman" w:hAnsi="Times New Roman" w:cs="Times New Roman"/>
                <w:lang w:val="fr-FR"/>
              </w:rPr>
              <w:t>D</w:t>
            </w:r>
            <w:r w:rsidR="00B14125">
              <w:rPr>
                <w:rFonts w:ascii="Times New Roman" w:eastAsia="Times New Roman" w:hAnsi="Times New Roman" w:cs="Times New Roman"/>
                <w:lang w:val="fr-FR"/>
              </w:rPr>
              <w:t>U</w:t>
            </w:r>
            <w:r w:rsidR="00DF2CEE" w:rsidRPr="006D6A59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B14125">
              <w:rPr>
                <w:rFonts w:ascii="Times New Roman" w:eastAsia="Times New Roman" w:hAnsi="Times New Roman" w:cs="Times New Roman"/>
                <w:lang w:val="fr-FR"/>
              </w:rPr>
              <w:t>PERSONNEL</w:t>
            </w:r>
            <w:r w:rsidR="00DF2CEE" w:rsidRPr="006D6A59">
              <w:rPr>
                <w:rFonts w:ascii="Times New Roman" w:eastAsia="Times New Roman" w:hAnsi="Times New Roman" w:cs="Times New Roman"/>
                <w:lang w:val="fr-FR"/>
              </w:rPr>
              <w:t xml:space="preserve"> DEMANDE</w:t>
            </w:r>
          </w:p>
          <w:p w14:paraId="23406DC3" w14:textId="512D4442" w:rsidR="00DF2CEE" w:rsidRPr="006D6A59" w:rsidRDefault="00DF2CEE" w:rsidP="006D6A59">
            <w:pPr>
              <w:pStyle w:val="Paragraphedeliste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fr-FR"/>
              </w:rPr>
            </w:pPr>
            <w:r w:rsidRPr="006D6A59">
              <w:rPr>
                <w:rFonts w:ascii="Times New Roman" w:hAnsi="Times New Roman" w:cs="Times New Roman"/>
                <w:lang w:val="fr-FR"/>
              </w:rPr>
              <w:t>ACCELERER LE PR</w:t>
            </w:r>
            <w:r w:rsidR="00B2369A" w:rsidRPr="006D6A59">
              <w:rPr>
                <w:rFonts w:ascii="Times New Roman" w:hAnsi="Times New Roman" w:cs="Times New Roman"/>
                <w:lang w:val="fr-FR"/>
              </w:rPr>
              <w:t>OCESSUS DE RECCUPERATION DU TERRAIN</w:t>
            </w:r>
            <w:r w:rsidR="005C2573">
              <w:rPr>
                <w:rFonts w:ascii="Times New Roman" w:hAnsi="Times New Roman" w:cs="Times New Roman"/>
                <w:lang w:val="fr-FR"/>
              </w:rPr>
              <w:t xml:space="preserve"> POUR LA </w:t>
            </w:r>
            <w:r w:rsidR="00AF21E0">
              <w:rPr>
                <w:rFonts w:ascii="Times New Roman" w:hAnsi="Times New Roman" w:cs="Times New Roman"/>
                <w:lang w:val="fr-FR"/>
              </w:rPr>
              <w:t xml:space="preserve">CONSTRUCTION </w:t>
            </w:r>
            <w:r w:rsidR="00AF21E0" w:rsidRPr="006D6A59">
              <w:rPr>
                <w:rFonts w:ascii="Times New Roman" w:hAnsi="Times New Roman" w:cs="Times New Roman"/>
                <w:lang w:val="fr-FR"/>
              </w:rPr>
              <w:t>DE</w:t>
            </w:r>
            <w:r w:rsidR="00B2369A" w:rsidRPr="006D6A59">
              <w:rPr>
                <w:rFonts w:ascii="Times New Roman" w:hAnsi="Times New Roman" w:cs="Times New Roman"/>
                <w:lang w:val="fr-FR"/>
              </w:rPr>
              <w:t xml:space="preserve"> LA DDN</w:t>
            </w:r>
          </w:p>
          <w:p w14:paraId="268457E0" w14:textId="30EF835D" w:rsidR="00B2369A" w:rsidRPr="003847D8" w:rsidRDefault="00D2697D" w:rsidP="003847D8">
            <w:pPr>
              <w:pStyle w:val="Paragraphedeliste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fr-FR"/>
              </w:rPr>
            </w:pPr>
            <w:r w:rsidRPr="003847D8">
              <w:rPr>
                <w:rFonts w:ascii="Times New Roman" w:hAnsi="Times New Roman" w:cs="Times New Roman"/>
                <w:lang w:val="fr-FR"/>
              </w:rPr>
              <w:lastRenderedPageBreak/>
              <w:t>PERMETTRE LA FORMATION CONTINU DU PERSONNEL</w:t>
            </w:r>
          </w:p>
          <w:p w14:paraId="71F5B902" w14:textId="6110D37A" w:rsidR="00D2697D" w:rsidRPr="00DF2CEE" w:rsidRDefault="00D2697D">
            <w:pPr>
              <w:ind w:left="5"/>
              <w:rPr>
                <w:lang w:val="fr-FR"/>
              </w:rPr>
            </w:pPr>
          </w:p>
        </w:tc>
      </w:tr>
      <w:tr w:rsidR="003006C8" w:rsidRPr="00C73CC0" w14:paraId="3A2D2F87" w14:textId="77777777">
        <w:trPr>
          <w:trHeight w:val="498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4E698BE7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Appuis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administratifs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demandés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0EF1CB20" w14:textId="478C1F02" w:rsidR="00FE47F2" w:rsidRPr="006605EC" w:rsidRDefault="00623B02" w:rsidP="006605EC">
            <w:pPr>
              <w:pStyle w:val="Paragraphedeliste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</w:rPr>
            </w:pPr>
            <w:r w:rsidRPr="006605EC">
              <w:rPr>
                <w:rFonts w:ascii="Times New Roman" w:eastAsia="Times New Roman" w:hAnsi="Times New Roman" w:cs="Times New Roman"/>
              </w:rPr>
              <w:t>COACHING</w:t>
            </w:r>
          </w:p>
          <w:p w14:paraId="33FFD8A2" w14:textId="450A1558" w:rsidR="00E41B34" w:rsidRDefault="00E41B34" w:rsidP="006605EC">
            <w:pPr>
              <w:pStyle w:val="Paragraphedeliste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</w:rPr>
            </w:pPr>
            <w:r w:rsidRPr="006605EC">
              <w:rPr>
                <w:rFonts w:ascii="Times New Roman" w:eastAsia="Times New Roman" w:hAnsi="Times New Roman" w:cs="Times New Roman"/>
              </w:rPr>
              <w:t xml:space="preserve">NUMERISATION DES </w:t>
            </w:r>
            <w:r w:rsidR="00C33458" w:rsidRPr="006605EC">
              <w:rPr>
                <w:rFonts w:ascii="Times New Roman" w:eastAsia="Times New Roman" w:hAnsi="Times New Roman" w:cs="Times New Roman"/>
              </w:rPr>
              <w:t xml:space="preserve">DOSSIERS </w:t>
            </w:r>
          </w:p>
          <w:p w14:paraId="7483A024" w14:textId="3482F4A1" w:rsidR="007C0214" w:rsidRPr="006605EC" w:rsidRDefault="001C475E" w:rsidP="006605EC">
            <w:pPr>
              <w:pStyle w:val="Paragraphedeliste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PROMOTION ET RECRUTMENT</w:t>
            </w:r>
          </w:p>
          <w:p w14:paraId="4229018C" w14:textId="77F6E5A9" w:rsidR="00C33458" w:rsidRPr="006605EC" w:rsidRDefault="00C33458" w:rsidP="006605EC">
            <w:pPr>
              <w:pStyle w:val="Paragraphedeliste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lang w:val="fr-FR"/>
              </w:rPr>
            </w:pPr>
            <w:r w:rsidRPr="006605EC">
              <w:rPr>
                <w:rFonts w:ascii="Times New Roman" w:eastAsia="Times New Roman" w:hAnsi="Times New Roman" w:cs="Times New Roman"/>
                <w:lang w:val="fr-FR"/>
              </w:rPr>
              <w:t xml:space="preserve">RENFORCEMENT DU SYSTEME DE </w:t>
            </w:r>
            <w:r w:rsidR="006605EC" w:rsidRPr="006605EC">
              <w:rPr>
                <w:rFonts w:ascii="Times New Roman" w:eastAsia="Times New Roman" w:hAnsi="Times New Roman" w:cs="Times New Roman"/>
                <w:lang w:val="fr-FR"/>
              </w:rPr>
              <w:t xml:space="preserve"> PRESENCE DES EMPLOYES</w:t>
            </w:r>
          </w:p>
        </w:tc>
      </w:tr>
      <w:tr w:rsidR="003006C8" w:rsidRPr="00C73CC0" w14:paraId="42C6F637" w14:textId="77777777">
        <w:trPr>
          <w:trHeight w:val="498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72851572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Appuis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logistiques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demandés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65C32E9C" w14:textId="309B3841" w:rsidR="003006C8" w:rsidRDefault="00FE300F">
            <w:pPr>
              <w:ind w:left="5"/>
              <w:rPr>
                <w:rFonts w:ascii="Times New Roman" w:eastAsia="Times New Roman" w:hAnsi="Times New Roman" w:cs="Times New Roman"/>
                <w:lang w:val="fr-FR"/>
              </w:rPr>
            </w:pPr>
            <w:r w:rsidRPr="000F6075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0F6075" w:rsidRPr="000F6075">
              <w:rPr>
                <w:rFonts w:ascii="Times New Roman" w:eastAsia="Times New Roman" w:hAnsi="Times New Roman" w:cs="Times New Roman"/>
                <w:lang w:val="fr-FR"/>
              </w:rPr>
              <w:t>MISE A DISPOSITION</w:t>
            </w:r>
            <w:r w:rsidR="00B32960">
              <w:rPr>
                <w:rFonts w:ascii="Times New Roman" w:eastAsia="Times New Roman" w:hAnsi="Times New Roman" w:cs="Times New Roman"/>
                <w:lang w:val="fr-FR"/>
              </w:rPr>
              <w:t xml:space="preserve"> DES MOYENS DE DEPLACEMENT</w:t>
            </w:r>
            <w:r w:rsidR="000F6075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  <w:p w14:paraId="7694BA96" w14:textId="0332B238" w:rsidR="00742AFA" w:rsidRPr="000F6075" w:rsidRDefault="00742AFA">
            <w:pPr>
              <w:ind w:left="5"/>
              <w:rPr>
                <w:lang w:val="fr-FR"/>
              </w:rPr>
            </w:pPr>
          </w:p>
        </w:tc>
      </w:tr>
      <w:tr w:rsidR="003006C8" w:rsidRPr="00C73CC0" w14:paraId="0589F824" w14:textId="77777777">
        <w:trPr>
          <w:trHeight w:val="736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65E08135" w14:textId="77777777" w:rsidR="003006C8" w:rsidRPr="00342B1E" w:rsidRDefault="00FE300F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>Appuis en ressources humaines demandés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70C9B74D" w14:textId="16E76EE5" w:rsidR="003006C8" w:rsidRPr="00342B1E" w:rsidRDefault="00FE300F">
            <w:pPr>
              <w:ind w:left="5"/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742AFA">
              <w:rPr>
                <w:rFonts w:ascii="Times New Roman" w:eastAsia="Times New Roman" w:hAnsi="Times New Roman" w:cs="Times New Roman"/>
                <w:lang w:val="fr-FR"/>
              </w:rPr>
              <w:t xml:space="preserve">REFORCEMENT DU PERSONNEL </w:t>
            </w:r>
            <w:r w:rsidR="00EE1D86">
              <w:rPr>
                <w:rFonts w:ascii="Times New Roman" w:eastAsia="Times New Roman" w:hAnsi="Times New Roman" w:cs="Times New Roman"/>
                <w:lang w:val="fr-FR"/>
              </w:rPr>
              <w:t xml:space="preserve">SELON LES </w:t>
            </w:r>
            <w:r w:rsidR="005E282F">
              <w:rPr>
                <w:rFonts w:ascii="Times New Roman" w:eastAsia="Times New Roman" w:hAnsi="Times New Roman" w:cs="Times New Roman"/>
                <w:lang w:val="fr-FR"/>
              </w:rPr>
              <w:t xml:space="preserve">DEMANDES </w:t>
            </w:r>
            <w:r w:rsidR="0052236F">
              <w:rPr>
                <w:rFonts w:ascii="Times New Roman" w:eastAsia="Times New Roman" w:hAnsi="Times New Roman" w:cs="Times New Roman"/>
                <w:lang w:val="fr-FR"/>
              </w:rPr>
              <w:t>EXPRIMEES</w:t>
            </w:r>
          </w:p>
        </w:tc>
      </w:tr>
      <w:tr w:rsidR="003006C8" w:rsidRPr="00C73CC0" w14:paraId="56696416" w14:textId="77777777">
        <w:trPr>
          <w:trHeight w:val="734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</w:tcPr>
          <w:p w14:paraId="1901379A" w14:textId="77777777" w:rsidR="003006C8" w:rsidRPr="00342B1E" w:rsidRDefault="00FE300F">
            <w:pPr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b/>
                <w:sz w:val="20"/>
                <w:lang w:val="fr-FR"/>
              </w:rPr>
              <w:t>Appuis en transformation numérique demandés</w:t>
            </w: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5EBEBD19" w14:textId="11DAB94F" w:rsidR="003006C8" w:rsidRPr="00342B1E" w:rsidRDefault="00FE300F">
            <w:pPr>
              <w:ind w:left="5"/>
              <w:rPr>
                <w:lang w:val="fr-FR"/>
              </w:rPr>
            </w:pPr>
            <w:r w:rsidRPr="00342B1E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  <w:r w:rsidR="00372E6F">
              <w:rPr>
                <w:rFonts w:ascii="Times New Roman" w:eastAsia="Times New Roman" w:hAnsi="Times New Roman" w:cs="Times New Roman"/>
                <w:lang w:val="fr-FR"/>
              </w:rPr>
              <w:t>MISE A DISPSITION DES TECH</w:t>
            </w:r>
            <w:r w:rsidR="002E45BB">
              <w:rPr>
                <w:rFonts w:ascii="Times New Roman" w:eastAsia="Times New Roman" w:hAnsi="Times New Roman" w:cs="Times New Roman"/>
                <w:lang w:val="fr-FR"/>
              </w:rPr>
              <w:t>NI</w:t>
            </w:r>
            <w:r w:rsidR="00372E6F">
              <w:rPr>
                <w:rFonts w:ascii="Times New Roman" w:eastAsia="Times New Roman" w:hAnsi="Times New Roman" w:cs="Times New Roman"/>
                <w:lang w:val="fr-FR"/>
              </w:rPr>
              <w:t xml:space="preserve">CIENS </w:t>
            </w:r>
            <w:r w:rsidR="002E45BB">
              <w:rPr>
                <w:rFonts w:ascii="Times New Roman" w:eastAsia="Times New Roman" w:hAnsi="Times New Roman" w:cs="Times New Roman"/>
                <w:lang w:val="fr-FR"/>
              </w:rPr>
              <w:t xml:space="preserve">ET DES MATERIELS </w:t>
            </w:r>
            <w:r w:rsidR="00C70789">
              <w:rPr>
                <w:rFonts w:ascii="Times New Roman" w:eastAsia="Times New Roman" w:hAnsi="Times New Roman" w:cs="Times New Roman"/>
                <w:lang w:val="fr-FR"/>
              </w:rPr>
              <w:t xml:space="preserve">TECHNOLOGIQUES </w:t>
            </w:r>
            <w:proofErr w:type="gramStart"/>
            <w:r w:rsidR="00C70789">
              <w:rPr>
                <w:rFonts w:ascii="Times New Roman" w:eastAsia="Times New Roman" w:hAnsi="Times New Roman" w:cs="Times New Roman"/>
                <w:lang w:val="fr-FR"/>
              </w:rPr>
              <w:t>ADAPTES</w:t>
            </w:r>
            <w:proofErr w:type="gramEnd"/>
          </w:p>
        </w:tc>
      </w:tr>
    </w:tbl>
    <w:p w14:paraId="24319170" w14:textId="77777777" w:rsidR="003006C8" w:rsidRPr="00342B1E" w:rsidRDefault="00FE300F">
      <w:pPr>
        <w:spacing w:after="213"/>
        <w:rPr>
          <w:lang w:val="fr-FR"/>
        </w:rPr>
      </w:pPr>
      <w:r w:rsidRPr="00342B1E">
        <w:rPr>
          <w:rFonts w:ascii="Times New Roman" w:eastAsia="Times New Roman" w:hAnsi="Times New Roman" w:cs="Times New Roman"/>
          <w:lang w:val="fr-FR"/>
        </w:rPr>
        <w:t xml:space="preserve"> </w:t>
      </w:r>
    </w:p>
    <w:p w14:paraId="1CA52951" w14:textId="77777777" w:rsidR="003006C8" w:rsidRDefault="00FE300F">
      <w:pPr>
        <w:numPr>
          <w:ilvl w:val="0"/>
          <w:numId w:val="1"/>
        </w:numPr>
        <w:spacing w:after="0"/>
        <w:ind w:hanging="573"/>
      </w:pPr>
      <w:r>
        <w:rPr>
          <w:rFonts w:ascii="Times New Roman" w:eastAsia="Times New Roman" w:hAnsi="Times New Roman" w:cs="Times New Roman"/>
          <w:b/>
          <w:color w:val="444444"/>
          <w:sz w:val="24"/>
        </w:rPr>
        <w:t xml:space="preserve">OBSERVATIONS COMPLÉMENTAIRES </w:t>
      </w:r>
    </w:p>
    <w:tbl>
      <w:tblPr>
        <w:tblStyle w:val="TableGrid"/>
        <w:tblW w:w="8615" w:type="dxa"/>
        <w:tblInd w:w="623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511"/>
        <w:gridCol w:w="5104"/>
      </w:tblGrid>
      <w:tr w:rsidR="003006C8" w:rsidRPr="00C73CC0" w14:paraId="7A61ADA7" w14:textId="77777777">
        <w:trPr>
          <w:trHeight w:val="1253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072EC1AD" w14:textId="77777777" w:rsidR="003006C8" w:rsidRDefault="00FE300F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Observations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complémentaires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27C8B4A2" w14:textId="77777777" w:rsidR="003006C8" w:rsidRDefault="00FE300F">
            <w:pPr>
              <w:spacing w:after="17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1D66EB3" w14:textId="78F98981" w:rsidR="003006C8" w:rsidRPr="00C70789" w:rsidRDefault="00C70789" w:rsidP="00C401DE">
            <w:pPr>
              <w:spacing w:after="15"/>
              <w:ind w:left="5"/>
              <w:rPr>
                <w:lang w:val="fr-FR"/>
              </w:rPr>
            </w:pPr>
            <w:r w:rsidRPr="00B32960">
              <w:rPr>
                <w:rFonts w:ascii="Times New Roman" w:eastAsia="Times New Roman" w:hAnsi="Times New Roman" w:cs="Times New Roman"/>
                <w:szCs w:val="22"/>
                <w:lang w:val="fr-FR"/>
              </w:rPr>
              <w:t>LA DDN APPR</w:t>
            </w:r>
            <w:r w:rsidR="00CB34E6" w:rsidRPr="00B32960">
              <w:rPr>
                <w:rFonts w:ascii="Times New Roman" w:eastAsia="Times New Roman" w:hAnsi="Times New Roman" w:cs="Times New Roman"/>
                <w:szCs w:val="22"/>
                <w:lang w:val="fr-FR"/>
              </w:rPr>
              <w:t>E</w:t>
            </w:r>
            <w:r w:rsidRPr="00B32960">
              <w:rPr>
                <w:rFonts w:ascii="Times New Roman" w:eastAsia="Times New Roman" w:hAnsi="Times New Roman" w:cs="Times New Roman"/>
                <w:szCs w:val="22"/>
                <w:lang w:val="fr-FR"/>
              </w:rPr>
              <w:t xml:space="preserve">CIE VIVEMENT L’INITIATIVE </w:t>
            </w:r>
            <w:r w:rsidR="00CB34E6" w:rsidRPr="00B32960">
              <w:rPr>
                <w:rFonts w:ascii="Times New Roman" w:eastAsia="Times New Roman" w:hAnsi="Times New Roman" w:cs="Times New Roman"/>
                <w:szCs w:val="22"/>
                <w:lang w:val="fr-FR"/>
              </w:rPr>
              <w:t>DE LA DIRECTION GENERALE DE SE RAPPROCHER DES DIRECTIONS</w:t>
            </w:r>
            <w:r w:rsidR="00707FB5" w:rsidRPr="00B32960">
              <w:rPr>
                <w:rFonts w:ascii="Times New Roman" w:eastAsia="Times New Roman" w:hAnsi="Times New Roman" w:cs="Times New Roman"/>
                <w:szCs w:val="22"/>
                <w:lang w:val="fr-FR"/>
              </w:rPr>
              <w:t xml:space="preserve"> ET</w:t>
            </w:r>
            <w:r w:rsidR="005566DC">
              <w:rPr>
                <w:rFonts w:ascii="Times New Roman" w:eastAsia="Times New Roman" w:hAnsi="Times New Roman" w:cs="Times New Roman"/>
                <w:szCs w:val="22"/>
                <w:lang w:val="fr-FR"/>
              </w:rPr>
              <w:t xml:space="preserve"> DES</w:t>
            </w:r>
            <w:r w:rsidR="00707FB5" w:rsidRPr="00B32960">
              <w:rPr>
                <w:rFonts w:ascii="Times New Roman" w:eastAsia="Times New Roman" w:hAnsi="Times New Roman" w:cs="Times New Roman"/>
                <w:szCs w:val="22"/>
                <w:lang w:val="fr-FR"/>
              </w:rPr>
              <w:t xml:space="preserve"> UNITES</w:t>
            </w:r>
            <w:r w:rsidR="00CB34E6" w:rsidRPr="00B32960">
              <w:rPr>
                <w:rFonts w:ascii="Times New Roman" w:eastAsia="Times New Roman" w:hAnsi="Times New Roman" w:cs="Times New Roman"/>
                <w:szCs w:val="22"/>
                <w:lang w:val="fr-FR"/>
              </w:rPr>
              <w:t xml:space="preserve"> </w:t>
            </w:r>
            <w:r w:rsidR="0080119E">
              <w:rPr>
                <w:rFonts w:ascii="Times New Roman" w:eastAsia="Times New Roman" w:hAnsi="Times New Roman" w:cs="Times New Roman"/>
                <w:szCs w:val="22"/>
                <w:lang w:val="fr-FR"/>
              </w:rPr>
              <w:t xml:space="preserve">DU MEF </w:t>
            </w:r>
            <w:r w:rsidR="00707FB5" w:rsidRPr="00B32960">
              <w:rPr>
                <w:rFonts w:ascii="Times New Roman" w:eastAsia="Times New Roman" w:hAnsi="Times New Roman" w:cs="Times New Roman"/>
                <w:szCs w:val="22"/>
                <w:lang w:val="fr-FR"/>
              </w:rPr>
              <w:t>EN VUE DU RENFORCEMENT DE CELLES-CI POUR UN</w:t>
            </w:r>
            <w:r w:rsidR="00A07972" w:rsidRPr="00B32960">
              <w:rPr>
                <w:rFonts w:ascii="Times New Roman" w:eastAsia="Times New Roman" w:hAnsi="Times New Roman" w:cs="Times New Roman"/>
                <w:szCs w:val="22"/>
                <w:lang w:val="fr-FR"/>
              </w:rPr>
              <w:t>E MEILLEURE REPRESENTATION</w:t>
            </w:r>
            <w:r w:rsidR="007A3400">
              <w:rPr>
                <w:rFonts w:ascii="Times New Roman" w:eastAsia="Times New Roman" w:hAnsi="Times New Roman" w:cs="Times New Roman"/>
                <w:szCs w:val="22"/>
                <w:lang w:val="fr-FR"/>
              </w:rPr>
              <w:t>, COORDINATION</w:t>
            </w:r>
            <w:ins w:id="2" w:author="Microsoft Word" w:date="2026-03-30T14:49:00Z">
              <w:r w:rsidR="007A3400">
                <w:rPr>
                  <w:rFonts w:ascii="Times New Roman" w:eastAsia="Times New Roman" w:hAnsi="Times New Roman" w:cs="Times New Roman"/>
                  <w:szCs w:val="22"/>
                  <w:lang w:val="fr-FR"/>
                </w:rPr>
                <w:t xml:space="preserve">, </w:t>
              </w:r>
              <w:del w:id="3" w:author="Microsoft Word" w:date="2026-03-30T14:55:00Z">
                <w:r w:rsidR="007A3400">
                  <w:rPr>
                    <w:rFonts w:ascii="Times New Roman" w:eastAsia="Times New Roman" w:hAnsi="Times New Roman" w:cs="Times New Roman"/>
                    <w:szCs w:val="22"/>
                    <w:lang w:val="fr-FR"/>
                  </w:rPr>
                  <w:delText xml:space="preserve">, COORDINATION, </w:delText>
                </w:r>
              </w:del>
              <w:r w:rsidR="00631AEE">
                <w:rPr>
                  <w:rFonts w:ascii="Times New Roman" w:eastAsia="Times New Roman" w:hAnsi="Times New Roman" w:cs="Times New Roman"/>
                  <w:szCs w:val="22"/>
                  <w:lang w:val="fr-FR"/>
                </w:rPr>
                <w:t>FACILITATION DE LEUR PRISE</w:t>
              </w:r>
              <w:r w:rsidR="004A7E0E">
                <w:rPr>
                  <w:rFonts w:ascii="Times New Roman" w:eastAsia="Times New Roman" w:hAnsi="Times New Roman" w:cs="Times New Roman"/>
                  <w:szCs w:val="22"/>
                  <w:lang w:val="fr-FR"/>
                </w:rPr>
                <w:t xml:space="preserve"> EN CHARGE</w:t>
              </w:r>
              <w:r w:rsidR="0063101E">
                <w:rPr>
                  <w:rFonts w:ascii="Times New Roman" w:eastAsia="Times New Roman" w:hAnsi="Times New Roman" w:cs="Times New Roman"/>
                  <w:szCs w:val="22"/>
                  <w:lang w:val="fr-FR"/>
                </w:rPr>
                <w:t>,</w:t>
              </w:r>
              <w:r w:rsidR="00FC76D2">
                <w:rPr>
                  <w:rFonts w:ascii="Times New Roman" w:eastAsia="Times New Roman" w:hAnsi="Times New Roman" w:cs="Times New Roman"/>
                  <w:szCs w:val="22"/>
                  <w:lang w:val="fr-FR"/>
                </w:rPr>
                <w:t xml:space="preserve"> POUR</w:t>
              </w:r>
              <w:r w:rsidR="0063101E">
                <w:rPr>
                  <w:rFonts w:ascii="Times New Roman" w:eastAsia="Times New Roman" w:hAnsi="Times New Roman" w:cs="Times New Roman"/>
                  <w:szCs w:val="22"/>
                  <w:lang w:val="fr-FR"/>
                </w:rPr>
                <w:t xml:space="preserve"> UN </w:t>
              </w:r>
              <w:r w:rsidR="000229EE">
                <w:rPr>
                  <w:rFonts w:ascii="Times New Roman" w:eastAsia="Times New Roman" w:hAnsi="Times New Roman" w:cs="Times New Roman"/>
                  <w:szCs w:val="22"/>
                  <w:lang w:val="fr-FR"/>
                </w:rPr>
                <w:t>CONTROLE BEA</w:t>
              </w:r>
            </w:ins>
            <w:r w:rsidR="00C73CC0">
              <w:rPr>
                <w:rFonts w:ascii="Times New Roman" w:eastAsia="Times New Roman" w:hAnsi="Times New Roman" w:cs="Times New Roman"/>
                <w:szCs w:val="22"/>
                <w:lang w:val="fr-FR"/>
              </w:rPr>
              <w:t>U</w:t>
            </w:r>
            <w:bookmarkStart w:id="4" w:name="_GoBack"/>
            <w:bookmarkEnd w:id="4"/>
            <w:ins w:id="5" w:author="Microsoft Word" w:date="2026-03-30T14:49:00Z">
              <w:r w:rsidR="000229EE">
                <w:rPr>
                  <w:rFonts w:ascii="Times New Roman" w:eastAsia="Times New Roman" w:hAnsi="Times New Roman" w:cs="Times New Roman"/>
                  <w:szCs w:val="22"/>
                  <w:lang w:val="fr-FR"/>
                </w:rPr>
                <w:t>COUP PLUS EFFICACE</w:t>
              </w:r>
              <w:r w:rsidR="00C018E8">
                <w:rPr>
                  <w:rFonts w:ascii="Times New Roman" w:eastAsia="Times New Roman" w:hAnsi="Times New Roman" w:cs="Times New Roman"/>
                  <w:szCs w:val="22"/>
                  <w:lang w:val="fr-FR"/>
                </w:rPr>
                <w:t>,</w:t>
              </w:r>
            </w:ins>
            <w:r w:rsidR="00A436EE">
              <w:rPr>
                <w:rFonts w:ascii="Times New Roman" w:eastAsia="Times New Roman" w:hAnsi="Times New Roman" w:cs="Times New Roman"/>
                <w:szCs w:val="22"/>
                <w:lang w:val="fr-FR"/>
              </w:rPr>
              <w:t xml:space="preserve"> ET AUSSI POUR UNE MEILLEURE CIRCULATION</w:t>
            </w:r>
            <w:r w:rsidR="00444ECC">
              <w:rPr>
                <w:rFonts w:ascii="Times New Roman" w:eastAsia="Times New Roman" w:hAnsi="Times New Roman" w:cs="Times New Roman"/>
                <w:szCs w:val="22"/>
                <w:lang w:val="fr-FR"/>
              </w:rPr>
              <w:t xml:space="preserve"> DES INFORMATIONS PERTINENTES</w:t>
            </w:r>
            <w:r w:rsidR="00035B60">
              <w:rPr>
                <w:rFonts w:ascii="Times New Roman" w:eastAsia="Times New Roman" w:hAnsi="Times New Roman" w:cs="Times New Roman"/>
                <w:szCs w:val="22"/>
                <w:lang w:val="fr-FR"/>
              </w:rPr>
              <w:t xml:space="preserve"> A</w:t>
            </w:r>
            <w:r w:rsidR="006533D2">
              <w:rPr>
                <w:rFonts w:ascii="Times New Roman" w:eastAsia="Times New Roman" w:hAnsi="Times New Roman" w:cs="Times New Roman"/>
                <w:szCs w:val="22"/>
                <w:lang w:val="fr-FR"/>
              </w:rPr>
              <w:t>FIN D’AMELIORER LA PLANIFICATION STRA</w:t>
            </w:r>
            <w:r w:rsidR="00B60E30">
              <w:rPr>
                <w:rFonts w:ascii="Times New Roman" w:eastAsia="Times New Roman" w:hAnsi="Times New Roman" w:cs="Times New Roman"/>
                <w:szCs w:val="22"/>
                <w:lang w:val="fr-FR"/>
              </w:rPr>
              <w:t>TEGIQUE POUR LA PRISE DE DECISION</w:t>
            </w:r>
            <w:r w:rsidR="00A07972" w:rsidRPr="00B32960">
              <w:rPr>
                <w:rFonts w:ascii="Times New Roman" w:eastAsia="Times New Roman" w:hAnsi="Times New Roman" w:cs="Times New Roman"/>
                <w:szCs w:val="22"/>
                <w:lang w:val="fr-FR"/>
              </w:rPr>
              <w:t xml:space="preserve"> DU MEF A TRAVERS LE PAYS</w:t>
            </w:r>
            <w:r w:rsidR="00B60E30">
              <w:rPr>
                <w:rFonts w:ascii="Times New Roman" w:eastAsia="Times New Roman" w:hAnsi="Times New Roman" w:cs="Times New Roman"/>
                <w:szCs w:val="22"/>
                <w:lang w:val="fr-FR"/>
              </w:rPr>
              <w:t>DECISION</w:t>
            </w:r>
            <w:r w:rsidR="001877BE">
              <w:rPr>
                <w:rFonts w:ascii="Times New Roman" w:eastAsia="Times New Roman" w:hAnsi="Times New Roman" w:cs="Times New Roman"/>
                <w:szCs w:val="22"/>
                <w:lang w:val="fr-FR"/>
              </w:rPr>
              <w:t>S.</w:t>
            </w:r>
            <w:r w:rsidR="00A07972" w:rsidRPr="00C70789">
              <w:rPr>
                <w:rFonts w:ascii="Times New Roman" w:eastAsia="Times New Roman" w:hAnsi="Times New Roman" w:cs="Times New Roman"/>
                <w:lang w:val="fr-FR"/>
              </w:rPr>
              <w:t xml:space="preserve"> </w:t>
            </w:r>
          </w:p>
        </w:tc>
      </w:tr>
    </w:tbl>
    <w:p w14:paraId="104FDDB3" w14:textId="77777777" w:rsidR="003006C8" w:rsidRPr="00C70789" w:rsidRDefault="00FE300F">
      <w:pPr>
        <w:spacing w:after="0"/>
        <w:rPr>
          <w:lang w:val="fr-FR"/>
        </w:rPr>
      </w:pPr>
      <w:r w:rsidRPr="00C70789">
        <w:rPr>
          <w:rFonts w:ascii="Times New Roman" w:eastAsia="Times New Roman" w:hAnsi="Times New Roman" w:cs="Times New Roman"/>
          <w:lang w:val="fr-FR"/>
        </w:rPr>
        <w:t xml:space="preserve"> </w:t>
      </w:r>
    </w:p>
    <w:p w14:paraId="62F8E395" w14:textId="77777777" w:rsidR="003006C8" w:rsidRDefault="00FE300F">
      <w:pPr>
        <w:numPr>
          <w:ilvl w:val="0"/>
          <w:numId w:val="1"/>
        </w:numPr>
        <w:spacing w:after="0"/>
        <w:ind w:hanging="573"/>
      </w:pPr>
      <w:r>
        <w:rPr>
          <w:rFonts w:ascii="Times New Roman" w:eastAsia="Times New Roman" w:hAnsi="Times New Roman" w:cs="Times New Roman"/>
          <w:b/>
          <w:color w:val="444444"/>
          <w:sz w:val="24"/>
        </w:rPr>
        <w:t xml:space="preserve">SIGNATURE </w:t>
      </w:r>
    </w:p>
    <w:tbl>
      <w:tblPr>
        <w:tblStyle w:val="TableGrid"/>
        <w:tblW w:w="8615" w:type="dxa"/>
        <w:tblInd w:w="623" w:type="dxa"/>
        <w:tblCellMar>
          <w:top w:w="150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511"/>
        <w:gridCol w:w="5104"/>
      </w:tblGrid>
      <w:tr w:rsidR="003006C8" w14:paraId="2E5D0777" w14:textId="77777777">
        <w:trPr>
          <w:trHeight w:val="434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013FB6E1" w14:textId="77777777" w:rsidR="003006C8" w:rsidRDefault="00FE300F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Nom du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Responsable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045790DC" w14:textId="30913A90" w:rsidR="003006C8" w:rsidRDefault="00BD49B3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JEAN DORVIL R. </w:t>
            </w:r>
            <w:r w:rsidR="00741D36">
              <w:rPr>
                <w:rFonts w:ascii="Times New Roman" w:eastAsia="Times New Roman" w:hAnsi="Times New Roman" w:cs="Times New Roman"/>
                <w:sz w:val="20"/>
              </w:rPr>
              <w:t>ETIENNE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006C8" w14:paraId="0AC9D2D4" w14:textId="77777777">
        <w:trPr>
          <w:trHeight w:val="472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41F42067" w14:textId="77777777" w:rsidR="003006C8" w:rsidRDefault="00FE300F"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Fonction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4D8BE480" w14:textId="0E584AB3" w:rsidR="003006C8" w:rsidRDefault="00741D3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>DIRECTEUR DEPARTEMENTAL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006C8" w14:paraId="4D1BB7B3" w14:textId="77777777">
        <w:trPr>
          <w:trHeight w:val="472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  <w:vAlign w:val="center"/>
          </w:tcPr>
          <w:p w14:paraId="7BA9B7B3" w14:textId="77777777" w:rsidR="003006C8" w:rsidRDefault="00FE300F">
            <w:r>
              <w:rPr>
                <w:rFonts w:ascii="Times New Roman" w:eastAsia="Times New Roman" w:hAnsi="Times New Roman" w:cs="Times New Roman"/>
                <w:b/>
                <w:sz w:val="20"/>
              </w:rPr>
              <w:t>Signature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vAlign w:val="center"/>
          </w:tcPr>
          <w:p w14:paraId="38F94012" w14:textId="77777777" w:rsidR="003006C8" w:rsidRDefault="00FE300F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>____________________________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006C8" w14:paraId="01108989" w14:textId="77777777">
        <w:trPr>
          <w:trHeight w:val="471"/>
        </w:trPr>
        <w:tc>
          <w:tcPr>
            <w:tcW w:w="3511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  <w:shd w:val="clear" w:color="auto" w:fill="EAF1F7"/>
          </w:tcPr>
          <w:p w14:paraId="3B631A9B" w14:textId="77777777" w:rsidR="003006C8" w:rsidRDefault="00FE300F">
            <w:r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Date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04" w:type="dxa"/>
            <w:tcBorders>
              <w:top w:val="single" w:sz="7" w:space="0" w:color="AEBAC7"/>
              <w:left w:val="single" w:sz="7" w:space="0" w:color="AEBAC7"/>
              <w:bottom w:val="single" w:sz="7" w:space="0" w:color="AEBAC7"/>
              <w:right w:val="single" w:sz="7" w:space="0" w:color="AEBAC7"/>
            </w:tcBorders>
          </w:tcPr>
          <w:p w14:paraId="64007836" w14:textId="665E8492" w:rsidR="003006C8" w:rsidRDefault="00D36DE3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>30 MARS 2026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7278FF0B" w14:textId="77777777" w:rsidR="003006C8" w:rsidRDefault="00FE300F">
      <w:pPr>
        <w:spacing w:after="77"/>
      </w:pPr>
      <w:r>
        <w:rPr>
          <w:rFonts w:ascii="Times New Roman" w:eastAsia="Times New Roman" w:hAnsi="Times New Roman" w:cs="Times New Roman"/>
        </w:rPr>
        <w:t xml:space="preserve"> </w:t>
      </w:r>
    </w:p>
    <w:p w14:paraId="26DD44A1" w14:textId="77777777" w:rsidR="003006C8" w:rsidRDefault="00FE300F">
      <w:pPr>
        <w:spacing w:after="77"/>
      </w:pPr>
      <w:r>
        <w:rPr>
          <w:rFonts w:ascii="Times New Roman" w:eastAsia="Times New Roman" w:hAnsi="Times New Roman" w:cs="Times New Roman"/>
        </w:rPr>
        <w:t xml:space="preserve"> </w:t>
      </w:r>
    </w:p>
    <w:p w14:paraId="119EAEA1" w14:textId="77777777" w:rsidR="003006C8" w:rsidRDefault="00FE300F">
      <w:pPr>
        <w:spacing w:after="77"/>
      </w:pPr>
      <w:r>
        <w:rPr>
          <w:rFonts w:ascii="Times New Roman" w:eastAsia="Times New Roman" w:hAnsi="Times New Roman" w:cs="Times New Roman"/>
        </w:rPr>
        <w:t xml:space="preserve"> </w:t>
      </w:r>
    </w:p>
    <w:p w14:paraId="0F9E1DAC" w14:textId="77777777" w:rsidR="003006C8" w:rsidRPr="00342B1E" w:rsidRDefault="00FE300F">
      <w:pPr>
        <w:spacing w:after="0" w:line="257" w:lineRule="auto"/>
        <w:rPr>
          <w:lang w:val="fr-FR"/>
        </w:rPr>
      </w:pPr>
      <w:r w:rsidRPr="00342B1E">
        <w:rPr>
          <w:rFonts w:ascii="Times New Roman" w:eastAsia="Times New Roman" w:hAnsi="Times New Roman" w:cs="Times New Roman"/>
          <w:b/>
          <w:i/>
          <w:lang w:val="fr-FR"/>
        </w:rPr>
        <w:t xml:space="preserve">Nb.- Toutes les rubriques doivent être renseignées avec précision car les informations fournies serviront de base aux échanges lors de la réunion. </w:t>
      </w:r>
    </w:p>
    <w:sectPr w:rsidR="003006C8" w:rsidRPr="00342B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43" w:right="1129" w:bottom="1097" w:left="1248" w:header="504" w:footer="45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0907DF" w14:textId="77777777" w:rsidR="00B1106B" w:rsidRDefault="00B1106B">
      <w:pPr>
        <w:spacing w:after="0" w:line="240" w:lineRule="auto"/>
      </w:pPr>
      <w:r>
        <w:separator/>
      </w:r>
    </w:p>
  </w:endnote>
  <w:endnote w:type="continuationSeparator" w:id="0">
    <w:p w14:paraId="28BE5BC8" w14:textId="77777777" w:rsidR="00B1106B" w:rsidRDefault="00B11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B10C98" w14:textId="77777777" w:rsidR="003006C8" w:rsidRDefault="00FE300F">
    <w:pPr>
      <w:spacing w:after="0"/>
      <w:ind w:right="4"/>
      <w:jc w:val="center"/>
    </w:pPr>
    <w:r>
      <w:rPr>
        <w:rFonts w:ascii="Arial" w:eastAsia="Arial" w:hAnsi="Arial" w:cs="Arial"/>
        <w:color w:val="5A5A5A"/>
        <w:sz w:val="17"/>
      </w:rPr>
      <w:t xml:space="preserve">Document </w:t>
    </w:r>
    <w:proofErr w:type="spellStart"/>
    <w:r>
      <w:rPr>
        <w:rFonts w:ascii="Arial" w:eastAsia="Arial" w:hAnsi="Arial" w:cs="Arial"/>
        <w:color w:val="5A5A5A"/>
        <w:sz w:val="17"/>
      </w:rPr>
      <w:t>administratif</w:t>
    </w:r>
    <w:proofErr w:type="spellEnd"/>
    <w:r>
      <w:rPr>
        <w:rFonts w:ascii="Arial" w:eastAsia="Arial" w:hAnsi="Arial" w:cs="Arial"/>
        <w:color w:val="5A5A5A"/>
        <w:sz w:val="17"/>
      </w:rPr>
      <w:t xml:space="preserve"> - MEF 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1"/>
      </w:rPr>
      <w:t>1</w:t>
    </w:r>
    <w:r>
      <w:rPr>
        <w:rFonts w:ascii="Arial" w:eastAsia="Arial" w:hAnsi="Arial" w:cs="Arial"/>
        <w:sz w:val="21"/>
      </w:rPr>
      <w:fldChar w:fldCharType="end"/>
    </w:r>
    <w:r>
      <w:rPr>
        <w:rFonts w:ascii="Arial" w:eastAsia="Arial" w:hAnsi="Arial" w:cs="Arial"/>
        <w:sz w:val="21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96FC30" w14:textId="77777777" w:rsidR="003006C8" w:rsidRDefault="00FE300F">
    <w:pPr>
      <w:spacing w:after="0"/>
      <w:ind w:right="4"/>
      <w:jc w:val="center"/>
    </w:pPr>
    <w:r>
      <w:rPr>
        <w:rFonts w:ascii="Arial" w:eastAsia="Arial" w:hAnsi="Arial" w:cs="Arial"/>
        <w:color w:val="5A5A5A"/>
        <w:sz w:val="17"/>
      </w:rPr>
      <w:t xml:space="preserve">Document </w:t>
    </w:r>
    <w:proofErr w:type="spellStart"/>
    <w:r>
      <w:rPr>
        <w:rFonts w:ascii="Arial" w:eastAsia="Arial" w:hAnsi="Arial" w:cs="Arial"/>
        <w:color w:val="5A5A5A"/>
        <w:sz w:val="17"/>
      </w:rPr>
      <w:t>administratif</w:t>
    </w:r>
    <w:proofErr w:type="spellEnd"/>
    <w:r>
      <w:rPr>
        <w:rFonts w:ascii="Arial" w:eastAsia="Arial" w:hAnsi="Arial" w:cs="Arial"/>
        <w:color w:val="5A5A5A"/>
        <w:sz w:val="17"/>
      </w:rPr>
      <w:t xml:space="preserve"> - MEF - </w:t>
    </w:r>
    <w:r>
      <w:fldChar w:fldCharType="begin"/>
    </w:r>
    <w:r>
      <w:instrText xml:space="preserve"> PAGE   \* MERGEFORMAT </w:instrText>
    </w:r>
    <w:r>
      <w:fldChar w:fldCharType="separate"/>
    </w:r>
    <w:r w:rsidR="00C73CC0" w:rsidRPr="00C73CC0">
      <w:rPr>
        <w:rFonts w:ascii="Arial" w:eastAsia="Arial" w:hAnsi="Arial" w:cs="Arial"/>
        <w:noProof/>
        <w:sz w:val="21"/>
      </w:rPr>
      <w:t>9</w:t>
    </w:r>
    <w:r>
      <w:rPr>
        <w:rFonts w:ascii="Arial" w:eastAsia="Arial" w:hAnsi="Arial" w:cs="Arial"/>
        <w:sz w:val="21"/>
      </w:rPr>
      <w:fldChar w:fldCharType="end"/>
    </w:r>
    <w:r>
      <w:rPr>
        <w:rFonts w:ascii="Arial" w:eastAsia="Arial" w:hAnsi="Arial" w:cs="Arial"/>
        <w:sz w:val="21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75A656" w14:textId="77777777" w:rsidR="003006C8" w:rsidRDefault="00FE300F">
    <w:pPr>
      <w:spacing w:after="0"/>
      <w:ind w:right="4"/>
      <w:jc w:val="center"/>
    </w:pPr>
    <w:r>
      <w:rPr>
        <w:rFonts w:ascii="Arial" w:eastAsia="Arial" w:hAnsi="Arial" w:cs="Arial"/>
        <w:color w:val="5A5A5A"/>
        <w:sz w:val="17"/>
      </w:rPr>
      <w:t xml:space="preserve">Document </w:t>
    </w:r>
    <w:proofErr w:type="spellStart"/>
    <w:r>
      <w:rPr>
        <w:rFonts w:ascii="Arial" w:eastAsia="Arial" w:hAnsi="Arial" w:cs="Arial"/>
        <w:color w:val="5A5A5A"/>
        <w:sz w:val="17"/>
      </w:rPr>
      <w:t>administratif</w:t>
    </w:r>
    <w:proofErr w:type="spellEnd"/>
    <w:r>
      <w:rPr>
        <w:rFonts w:ascii="Arial" w:eastAsia="Arial" w:hAnsi="Arial" w:cs="Arial"/>
        <w:color w:val="5A5A5A"/>
        <w:sz w:val="17"/>
      </w:rPr>
      <w:t xml:space="preserve"> - MEF 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1"/>
      </w:rPr>
      <w:t>1</w:t>
    </w:r>
    <w:r>
      <w:rPr>
        <w:rFonts w:ascii="Arial" w:eastAsia="Arial" w:hAnsi="Arial" w:cs="Arial"/>
        <w:sz w:val="21"/>
      </w:rPr>
      <w:fldChar w:fldCharType="end"/>
    </w:r>
    <w:r>
      <w:rPr>
        <w:rFonts w:ascii="Arial" w:eastAsia="Arial" w:hAnsi="Arial" w:cs="Arial"/>
        <w:sz w:val="21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841DE3" w14:textId="77777777" w:rsidR="00B1106B" w:rsidRDefault="00B1106B">
      <w:pPr>
        <w:spacing w:after="0" w:line="240" w:lineRule="auto"/>
      </w:pPr>
      <w:r>
        <w:separator/>
      </w:r>
    </w:p>
  </w:footnote>
  <w:footnote w:type="continuationSeparator" w:id="0">
    <w:p w14:paraId="0F187F02" w14:textId="77777777" w:rsidR="00B1106B" w:rsidRDefault="00B11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5346C4" w14:textId="77777777" w:rsidR="003006C8" w:rsidRPr="00342B1E" w:rsidRDefault="00FE300F">
    <w:pPr>
      <w:spacing w:after="0"/>
      <w:ind w:right="6"/>
      <w:jc w:val="center"/>
      <w:rPr>
        <w:lang w:val="fr-FR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7CA1F74" wp14:editId="2025A844">
              <wp:simplePos x="0" y="0"/>
              <wp:positionH relativeFrom="page">
                <wp:posOffset>774192</wp:posOffset>
              </wp:positionH>
              <wp:positionV relativeFrom="page">
                <wp:posOffset>649224</wp:posOffset>
              </wp:positionV>
              <wp:extent cx="6298439" cy="12192"/>
              <wp:effectExtent l="0" t="0" r="0" b="0"/>
              <wp:wrapSquare wrapText="bothSides"/>
              <wp:docPr id="11896" name="Group 118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98439" cy="12192"/>
                        <a:chOff x="0" y="0"/>
                        <a:chExt cx="6298439" cy="12192"/>
                      </a:xfrm>
                    </wpg:grpSpPr>
                    <wps:wsp>
                      <wps:cNvPr id="12371" name="Shape 12371"/>
                      <wps:cNvSpPr/>
                      <wps:spPr>
                        <a:xfrm>
                          <a:off x="0" y="0"/>
                          <a:ext cx="629843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98439" h="12192">
                              <a:moveTo>
                                <a:pt x="0" y="0"/>
                              </a:moveTo>
                              <a:lnTo>
                                <a:pt x="6298439" y="0"/>
                              </a:lnTo>
                              <a:lnTo>
                                <a:pt x="629843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FBAD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11896" style="width:495.94pt;height:0.960022pt;position:absolute;mso-position-horizontal-relative:page;mso-position-horizontal:absolute;margin-left:60.96pt;mso-position-vertical-relative:page;margin-top:51.12pt;" coordsize="62984,121">
              <v:shape id="Shape 12372" style="position:absolute;width:62984;height:121;left:0;top:0;" coordsize="6298439,12192" path="m0,0l6298439,0l6298439,12192l0,12192l0,0">
                <v:stroke weight="0pt" endcap="flat" joinstyle="miter" miterlimit="10" on="false" color="#000000" opacity="0"/>
                <v:fill on="true" color="#9fbad0"/>
              </v:shape>
              <w10:wrap type="square"/>
            </v:group>
          </w:pict>
        </mc:Fallback>
      </mc:AlternateContent>
    </w:r>
    <w:r w:rsidRPr="00342B1E">
      <w:rPr>
        <w:rFonts w:ascii="Arial" w:eastAsia="Arial" w:hAnsi="Arial" w:cs="Arial"/>
        <w:b/>
        <w:color w:val="1F4E79"/>
        <w:sz w:val="24"/>
        <w:lang w:val="fr-FR"/>
      </w:rPr>
      <w:t>MINISTÈRE DE L'ÉCONOMIE ET DES FINANCES</w:t>
    </w:r>
    <w:r w:rsidRPr="00342B1E">
      <w:rPr>
        <w:rFonts w:ascii="Arial" w:eastAsia="Arial" w:hAnsi="Arial" w:cs="Arial"/>
        <w:b/>
        <w:color w:val="1F4E79"/>
        <w:sz w:val="18"/>
        <w:lang w:val="fr-FR"/>
      </w:rPr>
      <w:t xml:space="preserve"> </w:t>
    </w:r>
  </w:p>
  <w:p w14:paraId="5ACE81E0" w14:textId="77777777" w:rsidR="003006C8" w:rsidRDefault="00FE300F">
    <w:pPr>
      <w:spacing w:after="0"/>
      <w:ind w:right="4"/>
      <w:jc w:val="center"/>
    </w:pPr>
    <w:r>
      <w:rPr>
        <w:rFonts w:ascii="Arial" w:eastAsia="Arial" w:hAnsi="Arial" w:cs="Arial"/>
        <w:b/>
        <w:color w:val="1F4E79"/>
      </w:rPr>
      <w:t>DIRECTION GÉNÉRALE</w:t>
    </w:r>
    <w:r>
      <w:rPr>
        <w:rFonts w:ascii="Arial" w:eastAsia="Arial" w:hAnsi="Arial" w:cs="Arial"/>
        <w:sz w:val="21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30A9BD" w14:textId="77777777" w:rsidR="003006C8" w:rsidRPr="00342B1E" w:rsidRDefault="00FE300F">
    <w:pPr>
      <w:spacing w:after="0"/>
      <w:ind w:right="6"/>
      <w:jc w:val="center"/>
      <w:rPr>
        <w:lang w:val="fr-FR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5FB50DBF" wp14:editId="3FDD3872">
              <wp:simplePos x="0" y="0"/>
              <wp:positionH relativeFrom="page">
                <wp:posOffset>774192</wp:posOffset>
              </wp:positionH>
              <wp:positionV relativeFrom="page">
                <wp:posOffset>649224</wp:posOffset>
              </wp:positionV>
              <wp:extent cx="6298439" cy="12192"/>
              <wp:effectExtent l="0" t="0" r="0" b="0"/>
              <wp:wrapSquare wrapText="bothSides"/>
              <wp:docPr id="11870" name="Group 118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98439" cy="12192"/>
                        <a:chOff x="0" y="0"/>
                        <a:chExt cx="6298439" cy="12192"/>
                      </a:xfrm>
                    </wpg:grpSpPr>
                    <wps:wsp>
                      <wps:cNvPr id="12369" name="Shape 12369"/>
                      <wps:cNvSpPr/>
                      <wps:spPr>
                        <a:xfrm>
                          <a:off x="0" y="0"/>
                          <a:ext cx="629843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98439" h="12192">
                              <a:moveTo>
                                <a:pt x="0" y="0"/>
                              </a:moveTo>
                              <a:lnTo>
                                <a:pt x="6298439" y="0"/>
                              </a:lnTo>
                              <a:lnTo>
                                <a:pt x="629843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FBAD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11870" style="width:495.94pt;height:0.960022pt;position:absolute;mso-position-horizontal-relative:page;mso-position-horizontal:absolute;margin-left:60.96pt;mso-position-vertical-relative:page;margin-top:51.12pt;" coordsize="62984,121">
              <v:shape id="Shape 12370" style="position:absolute;width:62984;height:121;left:0;top:0;" coordsize="6298439,12192" path="m0,0l6298439,0l6298439,12192l0,12192l0,0">
                <v:stroke weight="0pt" endcap="flat" joinstyle="miter" miterlimit="10" on="false" color="#000000" opacity="0"/>
                <v:fill on="true" color="#9fbad0"/>
              </v:shape>
              <w10:wrap type="square"/>
            </v:group>
          </w:pict>
        </mc:Fallback>
      </mc:AlternateContent>
    </w:r>
    <w:r w:rsidRPr="00342B1E">
      <w:rPr>
        <w:rFonts w:ascii="Arial" w:eastAsia="Arial" w:hAnsi="Arial" w:cs="Arial"/>
        <w:b/>
        <w:color w:val="1F4E79"/>
        <w:sz w:val="24"/>
        <w:lang w:val="fr-FR"/>
      </w:rPr>
      <w:t>MINISTÈRE DE L'ÉCONOMIE ET DES FINANCES</w:t>
    </w:r>
    <w:r w:rsidRPr="00342B1E">
      <w:rPr>
        <w:rFonts w:ascii="Arial" w:eastAsia="Arial" w:hAnsi="Arial" w:cs="Arial"/>
        <w:b/>
        <w:color w:val="1F4E79"/>
        <w:sz w:val="18"/>
        <w:lang w:val="fr-FR"/>
      </w:rPr>
      <w:t xml:space="preserve"> </w:t>
    </w:r>
  </w:p>
  <w:p w14:paraId="5CECB23E" w14:textId="77777777" w:rsidR="003006C8" w:rsidRDefault="00FE300F">
    <w:pPr>
      <w:spacing w:after="0"/>
      <w:ind w:right="4"/>
      <w:jc w:val="center"/>
    </w:pPr>
    <w:r>
      <w:rPr>
        <w:rFonts w:ascii="Arial" w:eastAsia="Arial" w:hAnsi="Arial" w:cs="Arial"/>
        <w:b/>
        <w:color w:val="1F4E79"/>
      </w:rPr>
      <w:t>DIRECTION GÉNÉRALE</w:t>
    </w:r>
    <w:r>
      <w:rPr>
        <w:rFonts w:ascii="Arial" w:eastAsia="Arial" w:hAnsi="Arial" w:cs="Arial"/>
        <w:sz w:val="21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A9E1BA" w14:textId="77777777" w:rsidR="003006C8" w:rsidRPr="00342B1E" w:rsidRDefault="00FE300F">
    <w:pPr>
      <w:spacing w:after="0"/>
      <w:ind w:right="6"/>
      <w:jc w:val="center"/>
      <w:rPr>
        <w:lang w:val="fr-FR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2" behindDoc="0" locked="0" layoutInCell="1" allowOverlap="1" wp14:anchorId="24CB4203" wp14:editId="24B02357">
              <wp:simplePos x="0" y="0"/>
              <wp:positionH relativeFrom="page">
                <wp:posOffset>774192</wp:posOffset>
              </wp:positionH>
              <wp:positionV relativeFrom="page">
                <wp:posOffset>649224</wp:posOffset>
              </wp:positionV>
              <wp:extent cx="6298439" cy="12192"/>
              <wp:effectExtent l="0" t="0" r="0" b="0"/>
              <wp:wrapSquare wrapText="bothSides"/>
              <wp:docPr id="11844" name="Group 118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98439" cy="12192"/>
                        <a:chOff x="0" y="0"/>
                        <a:chExt cx="6298439" cy="12192"/>
                      </a:xfrm>
                    </wpg:grpSpPr>
                    <wps:wsp>
                      <wps:cNvPr id="12367" name="Shape 12367"/>
                      <wps:cNvSpPr/>
                      <wps:spPr>
                        <a:xfrm>
                          <a:off x="0" y="0"/>
                          <a:ext cx="629843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98439" h="12192">
                              <a:moveTo>
                                <a:pt x="0" y="0"/>
                              </a:moveTo>
                              <a:lnTo>
                                <a:pt x="6298439" y="0"/>
                              </a:lnTo>
                              <a:lnTo>
                                <a:pt x="629843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FBAD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11844" style="width:495.94pt;height:0.960022pt;position:absolute;mso-position-horizontal-relative:page;mso-position-horizontal:absolute;margin-left:60.96pt;mso-position-vertical-relative:page;margin-top:51.12pt;" coordsize="62984,121">
              <v:shape id="Shape 12368" style="position:absolute;width:62984;height:121;left:0;top:0;" coordsize="6298439,12192" path="m0,0l6298439,0l6298439,12192l0,12192l0,0">
                <v:stroke weight="0pt" endcap="flat" joinstyle="miter" miterlimit="10" on="false" color="#000000" opacity="0"/>
                <v:fill on="true" color="#9fbad0"/>
              </v:shape>
              <w10:wrap type="square"/>
            </v:group>
          </w:pict>
        </mc:Fallback>
      </mc:AlternateContent>
    </w:r>
    <w:r w:rsidRPr="00342B1E">
      <w:rPr>
        <w:rFonts w:ascii="Arial" w:eastAsia="Arial" w:hAnsi="Arial" w:cs="Arial"/>
        <w:b/>
        <w:color w:val="1F4E79"/>
        <w:sz w:val="24"/>
        <w:lang w:val="fr-FR"/>
      </w:rPr>
      <w:t>MINISTÈRE DE L'ÉCONOMIE ET DES FINANCES</w:t>
    </w:r>
    <w:r w:rsidRPr="00342B1E">
      <w:rPr>
        <w:rFonts w:ascii="Arial" w:eastAsia="Arial" w:hAnsi="Arial" w:cs="Arial"/>
        <w:b/>
        <w:color w:val="1F4E79"/>
        <w:sz w:val="18"/>
        <w:lang w:val="fr-FR"/>
      </w:rPr>
      <w:t xml:space="preserve"> </w:t>
    </w:r>
  </w:p>
  <w:p w14:paraId="69455AFC" w14:textId="77777777" w:rsidR="003006C8" w:rsidRDefault="00FE300F">
    <w:pPr>
      <w:spacing w:after="0"/>
      <w:ind w:right="4"/>
      <w:jc w:val="center"/>
    </w:pPr>
    <w:r>
      <w:rPr>
        <w:rFonts w:ascii="Arial" w:eastAsia="Arial" w:hAnsi="Arial" w:cs="Arial"/>
        <w:b/>
        <w:color w:val="1F4E79"/>
      </w:rPr>
      <w:t>DIRECTION GÉNÉRALE</w:t>
    </w:r>
    <w:r>
      <w:rPr>
        <w:rFonts w:ascii="Arial" w:eastAsia="Arial" w:hAnsi="Arial" w:cs="Arial"/>
        <w:sz w:val="21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C6962"/>
    <w:multiLevelType w:val="hybridMultilevel"/>
    <w:tmpl w:val="462EDC04"/>
    <w:lvl w:ilvl="0" w:tplc="545A6842">
      <w:start w:val="3"/>
      <w:numFmt w:val="bullet"/>
      <w:lvlText w:val="-"/>
      <w:lvlJc w:val="left"/>
      <w:pPr>
        <w:ind w:left="3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1">
    <w:nsid w:val="138B6A43"/>
    <w:multiLevelType w:val="hybridMultilevel"/>
    <w:tmpl w:val="57585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3F7365"/>
    <w:multiLevelType w:val="hybridMultilevel"/>
    <w:tmpl w:val="474A6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005B0C"/>
    <w:multiLevelType w:val="hybridMultilevel"/>
    <w:tmpl w:val="BEDECAF2"/>
    <w:lvl w:ilvl="0" w:tplc="2D325EB6">
      <w:numFmt w:val="bullet"/>
      <w:lvlText w:val="-"/>
      <w:lvlJc w:val="left"/>
      <w:pPr>
        <w:ind w:left="3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4">
    <w:nsid w:val="394B35E4"/>
    <w:multiLevelType w:val="hybridMultilevel"/>
    <w:tmpl w:val="45A2B102"/>
    <w:lvl w:ilvl="0" w:tplc="27AA227C">
      <w:start w:val="3"/>
      <w:numFmt w:val="bullet"/>
      <w:lvlText w:val="-"/>
      <w:lvlJc w:val="left"/>
      <w:pPr>
        <w:ind w:left="3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5">
    <w:nsid w:val="3EB15863"/>
    <w:multiLevelType w:val="hybridMultilevel"/>
    <w:tmpl w:val="A296E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5604A5"/>
    <w:multiLevelType w:val="hybridMultilevel"/>
    <w:tmpl w:val="BCB854BA"/>
    <w:lvl w:ilvl="0" w:tplc="2954C2FC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5" w:hanging="360"/>
      </w:pPr>
    </w:lvl>
    <w:lvl w:ilvl="2" w:tplc="0409001B" w:tentative="1">
      <w:start w:val="1"/>
      <w:numFmt w:val="lowerRoman"/>
      <w:lvlText w:val="%3."/>
      <w:lvlJc w:val="right"/>
      <w:pPr>
        <w:ind w:left="1805" w:hanging="180"/>
      </w:pPr>
    </w:lvl>
    <w:lvl w:ilvl="3" w:tplc="0409000F" w:tentative="1">
      <w:start w:val="1"/>
      <w:numFmt w:val="decimal"/>
      <w:lvlText w:val="%4."/>
      <w:lvlJc w:val="left"/>
      <w:pPr>
        <w:ind w:left="2525" w:hanging="360"/>
      </w:pPr>
    </w:lvl>
    <w:lvl w:ilvl="4" w:tplc="04090019" w:tentative="1">
      <w:start w:val="1"/>
      <w:numFmt w:val="lowerLetter"/>
      <w:lvlText w:val="%5."/>
      <w:lvlJc w:val="left"/>
      <w:pPr>
        <w:ind w:left="3245" w:hanging="360"/>
      </w:pPr>
    </w:lvl>
    <w:lvl w:ilvl="5" w:tplc="0409001B" w:tentative="1">
      <w:start w:val="1"/>
      <w:numFmt w:val="lowerRoman"/>
      <w:lvlText w:val="%6."/>
      <w:lvlJc w:val="right"/>
      <w:pPr>
        <w:ind w:left="3965" w:hanging="180"/>
      </w:pPr>
    </w:lvl>
    <w:lvl w:ilvl="6" w:tplc="0409000F" w:tentative="1">
      <w:start w:val="1"/>
      <w:numFmt w:val="decimal"/>
      <w:lvlText w:val="%7."/>
      <w:lvlJc w:val="left"/>
      <w:pPr>
        <w:ind w:left="4685" w:hanging="360"/>
      </w:pPr>
    </w:lvl>
    <w:lvl w:ilvl="7" w:tplc="04090019" w:tentative="1">
      <w:start w:val="1"/>
      <w:numFmt w:val="lowerLetter"/>
      <w:lvlText w:val="%8."/>
      <w:lvlJc w:val="left"/>
      <w:pPr>
        <w:ind w:left="5405" w:hanging="360"/>
      </w:pPr>
    </w:lvl>
    <w:lvl w:ilvl="8" w:tplc="040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7">
    <w:nsid w:val="42684D0B"/>
    <w:multiLevelType w:val="hybridMultilevel"/>
    <w:tmpl w:val="B41ABDC6"/>
    <w:lvl w:ilvl="0" w:tplc="0FA0BDF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CF24EF"/>
    <w:multiLevelType w:val="hybridMultilevel"/>
    <w:tmpl w:val="21AE9300"/>
    <w:lvl w:ilvl="0" w:tplc="07BC37BC">
      <w:start w:val="1"/>
      <w:numFmt w:val="decimal"/>
      <w:lvlText w:val="%1."/>
      <w:lvlJc w:val="left"/>
      <w:pPr>
        <w:ind w:left="2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4A78A4">
      <w:start w:val="1"/>
      <w:numFmt w:val="lowerLetter"/>
      <w:lvlText w:val="%2"/>
      <w:lvlJc w:val="left"/>
      <w:pPr>
        <w:ind w:left="1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B803FC">
      <w:start w:val="1"/>
      <w:numFmt w:val="lowerRoman"/>
      <w:lvlText w:val="%3"/>
      <w:lvlJc w:val="left"/>
      <w:pPr>
        <w:ind w:left="1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F85822">
      <w:start w:val="1"/>
      <w:numFmt w:val="decimal"/>
      <w:lvlText w:val="%4"/>
      <w:lvlJc w:val="left"/>
      <w:pPr>
        <w:ind w:left="2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02E05C">
      <w:start w:val="1"/>
      <w:numFmt w:val="lowerLetter"/>
      <w:lvlText w:val="%5"/>
      <w:lvlJc w:val="left"/>
      <w:pPr>
        <w:ind w:left="3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B8B9EC">
      <w:start w:val="1"/>
      <w:numFmt w:val="lowerRoman"/>
      <w:lvlText w:val="%6"/>
      <w:lvlJc w:val="left"/>
      <w:pPr>
        <w:ind w:left="4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383744">
      <w:start w:val="1"/>
      <w:numFmt w:val="decimal"/>
      <w:lvlText w:val="%7"/>
      <w:lvlJc w:val="left"/>
      <w:pPr>
        <w:ind w:left="4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5E829E">
      <w:start w:val="1"/>
      <w:numFmt w:val="lowerLetter"/>
      <w:lvlText w:val="%8"/>
      <w:lvlJc w:val="left"/>
      <w:pPr>
        <w:ind w:left="5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E8F076">
      <w:start w:val="1"/>
      <w:numFmt w:val="lowerRoman"/>
      <w:lvlText w:val="%9"/>
      <w:lvlJc w:val="left"/>
      <w:pPr>
        <w:ind w:left="6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6C5C4864"/>
    <w:multiLevelType w:val="hybridMultilevel"/>
    <w:tmpl w:val="BA2A6642"/>
    <w:lvl w:ilvl="0" w:tplc="50B48F18">
      <w:start w:val="1"/>
      <w:numFmt w:val="decimal"/>
      <w:lvlText w:val="%1."/>
      <w:lvlJc w:val="left"/>
      <w:pPr>
        <w:ind w:left="2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6AA8F0">
      <w:start w:val="1"/>
      <w:numFmt w:val="lowerLetter"/>
      <w:lvlText w:val="%2"/>
      <w:lvlJc w:val="left"/>
      <w:pPr>
        <w:ind w:left="1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4A5780">
      <w:start w:val="1"/>
      <w:numFmt w:val="lowerRoman"/>
      <w:lvlText w:val="%3"/>
      <w:lvlJc w:val="left"/>
      <w:pPr>
        <w:ind w:left="1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446A9A">
      <w:start w:val="1"/>
      <w:numFmt w:val="decimal"/>
      <w:lvlText w:val="%4"/>
      <w:lvlJc w:val="left"/>
      <w:pPr>
        <w:ind w:left="2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B4D504">
      <w:start w:val="1"/>
      <w:numFmt w:val="lowerLetter"/>
      <w:lvlText w:val="%5"/>
      <w:lvlJc w:val="left"/>
      <w:pPr>
        <w:ind w:left="3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381F96">
      <w:start w:val="1"/>
      <w:numFmt w:val="lowerRoman"/>
      <w:lvlText w:val="%6"/>
      <w:lvlJc w:val="left"/>
      <w:pPr>
        <w:ind w:left="4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729440">
      <w:start w:val="1"/>
      <w:numFmt w:val="decimal"/>
      <w:lvlText w:val="%7"/>
      <w:lvlJc w:val="left"/>
      <w:pPr>
        <w:ind w:left="4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3E3C9E">
      <w:start w:val="1"/>
      <w:numFmt w:val="lowerLetter"/>
      <w:lvlText w:val="%8"/>
      <w:lvlJc w:val="left"/>
      <w:pPr>
        <w:ind w:left="5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D22F9E">
      <w:start w:val="1"/>
      <w:numFmt w:val="lowerRoman"/>
      <w:lvlText w:val="%9"/>
      <w:lvlJc w:val="left"/>
      <w:pPr>
        <w:ind w:left="6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797D1440"/>
    <w:multiLevelType w:val="hybridMultilevel"/>
    <w:tmpl w:val="09EAA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A6E202D"/>
    <w:multiLevelType w:val="hybridMultilevel"/>
    <w:tmpl w:val="F3CEEB2E"/>
    <w:lvl w:ilvl="0" w:tplc="FC82AA8A">
      <w:start w:val="1"/>
      <w:numFmt w:val="upperRoman"/>
      <w:lvlText w:val="%1."/>
      <w:lvlJc w:val="left"/>
      <w:pPr>
        <w:ind w:left="5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76F6D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D8CDD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26AF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DA12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8CAB3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3634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D039D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58B5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3"/>
  </w:num>
  <w:num w:numId="5">
    <w:abstractNumId w:val="1"/>
  </w:num>
  <w:num w:numId="6">
    <w:abstractNumId w:val="7"/>
  </w:num>
  <w:num w:numId="7">
    <w:abstractNumId w:val="2"/>
  </w:num>
  <w:num w:numId="8">
    <w:abstractNumId w:val="5"/>
  </w:num>
  <w:num w:numId="9">
    <w:abstractNumId w:val="10"/>
  </w:num>
  <w:num w:numId="10">
    <w:abstractNumId w:val="6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6C8"/>
    <w:rsid w:val="000229EE"/>
    <w:rsid w:val="00026820"/>
    <w:rsid w:val="00032DBE"/>
    <w:rsid w:val="00035B60"/>
    <w:rsid w:val="0004083B"/>
    <w:rsid w:val="00045B6A"/>
    <w:rsid w:val="00045C4C"/>
    <w:rsid w:val="00050353"/>
    <w:rsid w:val="000517B4"/>
    <w:rsid w:val="000524D9"/>
    <w:rsid w:val="0007041B"/>
    <w:rsid w:val="00072767"/>
    <w:rsid w:val="00072C5F"/>
    <w:rsid w:val="0008366D"/>
    <w:rsid w:val="00085415"/>
    <w:rsid w:val="000A20B6"/>
    <w:rsid w:val="000B3612"/>
    <w:rsid w:val="000C06C0"/>
    <w:rsid w:val="000C1C44"/>
    <w:rsid w:val="000D4904"/>
    <w:rsid w:val="000D61A7"/>
    <w:rsid w:val="000E2682"/>
    <w:rsid w:val="000E48C4"/>
    <w:rsid w:val="000F1FEB"/>
    <w:rsid w:val="000F2D27"/>
    <w:rsid w:val="000F6075"/>
    <w:rsid w:val="000F7176"/>
    <w:rsid w:val="0010087E"/>
    <w:rsid w:val="001013F5"/>
    <w:rsid w:val="00112F77"/>
    <w:rsid w:val="001200CE"/>
    <w:rsid w:val="00133813"/>
    <w:rsid w:val="00136404"/>
    <w:rsid w:val="00140787"/>
    <w:rsid w:val="00145A84"/>
    <w:rsid w:val="00152A07"/>
    <w:rsid w:val="00163EF8"/>
    <w:rsid w:val="00174DA2"/>
    <w:rsid w:val="001877BE"/>
    <w:rsid w:val="001932D6"/>
    <w:rsid w:val="001977D5"/>
    <w:rsid w:val="001A14E5"/>
    <w:rsid w:val="001A3610"/>
    <w:rsid w:val="001B576E"/>
    <w:rsid w:val="001C3663"/>
    <w:rsid w:val="001C475E"/>
    <w:rsid w:val="001C514A"/>
    <w:rsid w:val="001E10C8"/>
    <w:rsid w:val="001F365F"/>
    <w:rsid w:val="001F5B85"/>
    <w:rsid w:val="001F772B"/>
    <w:rsid w:val="00211CA0"/>
    <w:rsid w:val="002218B6"/>
    <w:rsid w:val="0022383D"/>
    <w:rsid w:val="002330BD"/>
    <w:rsid w:val="00234120"/>
    <w:rsid w:val="0023685E"/>
    <w:rsid w:val="00241A46"/>
    <w:rsid w:val="00243432"/>
    <w:rsid w:val="00247788"/>
    <w:rsid w:val="0025486D"/>
    <w:rsid w:val="00255076"/>
    <w:rsid w:val="00285886"/>
    <w:rsid w:val="00295E02"/>
    <w:rsid w:val="002974D4"/>
    <w:rsid w:val="002B1C7B"/>
    <w:rsid w:val="002E45BB"/>
    <w:rsid w:val="002E52E2"/>
    <w:rsid w:val="002F6FDD"/>
    <w:rsid w:val="003006C8"/>
    <w:rsid w:val="0030324D"/>
    <w:rsid w:val="00311A95"/>
    <w:rsid w:val="00311D11"/>
    <w:rsid w:val="0031248E"/>
    <w:rsid w:val="00314765"/>
    <w:rsid w:val="00321EB4"/>
    <w:rsid w:val="0033364E"/>
    <w:rsid w:val="003336C7"/>
    <w:rsid w:val="003340DF"/>
    <w:rsid w:val="003349EE"/>
    <w:rsid w:val="00334D53"/>
    <w:rsid w:val="00342B1E"/>
    <w:rsid w:val="003437D1"/>
    <w:rsid w:val="003454A8"/>
    <w:rsid w:val="003531C8"/>
    <w:rsid w:val="00354A7D"/>
    <w:rsid w:val="003579D2"/>
    <w:rsid w:val="00372E6F"/>
    <w:rsid w:val="003847D8"/>
    <w:rsid w:val="00385669"/>
    <w:rsid w:val="00390648"/>
    <w:rsid w:val="00391C0A"/>
    <w:rsid w:val="003930B4"/>
    <w:rsid w:val="003A11E1"/>
    <w:rsid w:val="003A44D0"/>
    <w:rsid w:val="003B109C"/>
    <w:rsid w:val="003B2051"/>
    <w:rsid w:val="003D1DD0"/>
    <w:rsid w:val="003D31E6"/>
    <w:rsid w:val="003D3739"/>
    <w:rsid w:val="003D45B3"/>
    <w:rsid w:val="003E07AF"/>
    <w:rsid w:val="003E085E"/>
    <w:rsid w:val="003E7D43"/>
    <w:rsid w:val="00411289"/>
    <w:rsid w:val="004213E1"/>
    <w:rsid w:val="00423455"/>
    <w:rsid w:val="004321D8"/>
    <w:rsid w:val="00432DE6"/>
    <w:rsid w:val="00433E45"/>
    <w:rsid w:val="00434747"/>
    <w:rsid w:val="00444ECC"/>
    <w:rsid w:val="0044637D"/>
    <w:rsid w:val="004571B4"/>
    <w:rsid w:val="004819B8"/>
    <w:rsid w:val="004A16A7"/>
    <w:rsid w:val="004A7E0E"/>
    <w:rsid w:val="004F2857"/>
    <w:rsid w:val="004F661A"/>
    <w:rsid w:val="00501DDA"/>
    <w:rsid w:val="00507955"/>
    <w:rsid w:val="00515A4F"/>
    <w:rsid w:val="0052236F"/>
    <w:rsid w:val="005252DD"/>
    <w:rsid w:val="00525818"/>
    <w:rsid w:val="00537904"/>
    <w:rsid w:val="0054480D"/>
    <w:rsid w:val="00555C21"/>
    <w:rsid w:val="005566DC"/>
    <w:rsid w:val="00570EF2"/>
    <w:rsid w:val="005779C8"/>
    <w:rsid w:val="00584481"/>
    <w:rsid w:val="00590794"/>
    <w:rsid w:val="00594BF5"/>
    <w:rsid w:val="005A788A"/>
    <w:rsid w:val="005B3ED7"/>
    <w:rsid w:val="005C2573"/>
    <w:rsid w:val="005C3235"/>
    <w:rsid w:val="005E1D01"/>
    <w:rsid w:val="005E282F"/>
    <w:rsid w:val="005F28A7"/>
    <w:rsid w:val="00606142"/>
    <w:rsid w:val="00613F29"/>
    <w:rsid w:val="00615BD3"/>
    <w:rsid w:val="00622341"/>
    <w:rsid w:val="00623B02"/>
    <w:rsid w:val="00626527"/>
    <w:rsid w:val="00627DEA"/>
    <w:rsid w:val="0063101E"/>
    <w:rsid w:val="00631AEE"/>
    <w:rsid w:val="00643EBF"/>
    <w:rsid w:val="006443EF"/>
    <w:rsid w:val="006510AD"/>
    <w:rsid w:val="0065279F"/>
    <w:rsid w:val="006533D2"/>
    <w:rsid w:val="006561AF"/>
    <w:rsid w:val="006605EC"/>
    <w:rsid w:val="00672E62"/>
    <w:rsid w:val="0067552C"/>
    <w:rsid w:val="00675C90"/>
    <w:rsid w:val="00676C48"/>
    <w:rsid w:val="00683935"/>
    <w:rsid w:val="0068394E"/>
    <w:rsid w:val="00692FE1"/>
    <w:rsid w:val="00697385"/>
    <w:rsid w:val="006A36F4"/>
    <w:rsid w:val="006A377B"/>
    <w:rsid w:val="006B19F5"/>
    <w:rsid w:val="006C532F"/>
    <w:rsid w:val="006C67D6"/>
    <w:rsid w:val="006D113A"/>
    <w:rsid w:val="006D610B"/>
    <w:rsid w:val="006D6A59"/>
    <w:rsid w:val="006D7F3F"/>
    <w:rsid w:val="00700271"/>
    <w:rsid w:val="007067FD"/>
    <w:rsid w:val="00707FB5"/>
    <w:rsid w:val="007119C6"/>
    <w:rsid w:val="0071307F"/>
    <w:rsid w:val="00725F2B"/>
    <w:rsid w:val="00725F7E"/>
    <w:rsid w:val="00741CA1"/>
    <w:rsid w:val="00741D36"/>
    <w:rsid w:val="00742547"/>
    <w:rsid w:val="00742AFA"/>
    <w:rsid w:val="00744A83"/>
    <w:rsid w:val="007639A4"/>
    <w:rsid w:val="00765B42"/>
    <w:rsid w:val="00781BB5"/>
    <w:rsid w:val="007913BA"/>
    <w:rsid w:val="00796141"/>
    <w:rsid w:val="007A3400"/>
    <w:rsid w:val="007A4D29"/>
    <w:rsid w:val="007B45CF"/>
    <w:rsid w:val="007C0214"/>
    <w:rsid w:val="007C1C47"/>
    <w:rsid w:val="007C3B9A"/>
    <w:rsid w:val="007C7A56"/>
    <w:rsid w:val="007E39A7"/>
    <w:rsid w:val="007F0772"/>
    <w:rsid w:val="007F2160"/>
    <w:rsid w:val="007F21E5"/>
    <w:rsid w:val="007F59C2"/>
    <w:rsid w:val="0080119E"/>
    <w:rsid w:val="00807B1A"/>
    <w:rsid w:val="008175B4"/>
    <w:rsid w:val="00820CE6"/>
    <w:rsid w:val="0082106D"/>
    <w:rsid w:val="00842ABF"/>
    <w:rsid w:val="008460DF"/>
    <w:rsid w:val="00846287"/>
    <w:rsid w:val="00846A9F"/>
    <w:rsid w:val="00850573"/>
    <w:rsid w:val="00854DBC"/>
    <w:rsid w:val="0085518B"/>
    <w:rsid w:val="00855352"/>
    <w:rsid w:val="00885DCC"/>
    <w:rsid w:val="008A00A3"/>
    <w:rsid w:val="008B2DB7"/>
    <w:rsid w:val="008D0301"/>
    <w:rsid w:val="008D3FC5"/>
    <w:rsid w:val="008D6CB1"/>
    <w:rsid w:val="008F1BF7"/>
    <w:rsid w:val="008F1C72"/>
    <w:rsid w:val="008F406E"/>
    <w:rsid w:val="008F60B0"/>
    <w:rsid w:val="008F686B"/>
    <w:rsid w:val="0090148B"/>
    <w:rsid w:val="00901E0F"/>
    <w:rsid w:val="00902B70"/>
    <w:rsid w:val="00907B54"/>
    <w:rsid w:val="00910A8B"/>
    <w:rsid w:val="00916B33"/>
    <w:rsid w:val="00930FB9"/>
    <w:rsid w:val="00934190"/>
    <w:rsid w:val="009404B8"/>
    <w:rsid w:val="009508F6"/>
    <w:rsid w:val="00950E30"/>
    <w:rsid w:val="009531E4"/>
    <w:rsid w:val="009535FF"/>
    <w:rsid w:val="0095545A"/>
    <w:rsid w:val="009570E9"/>
    <w:rsid w:val="00967404"/>
    <w:rsid w:val="00972C84"/>
    <w:rsid w:val="00973DBA"/>
    <w:rsid w:val="009912D6"/>
    <w:rsid w:val="009A3506"/>
    <w:rsid w:val="009B15E3"/>
    <w:rsid w:val="009B29C1"/>
    <w:rsid w:val="009B6056"/>
    <w:rsid w:val="009B61C4"/>
    <w:rsid w:val="009B6B34"/>
    <w:rsid w:val="009D1618"/>
    <w:rsid w:val="009D2D8B"/>
    <w:rsid w:val="009E1425"/>
    <w:rsid w:val="009E694E"/>
    <w:rsid w:val="009F04F9"/>
    <w:rsid w:val="009F1D99"/>
    <w:rsid w:val="009F3A7E"/>
    <w:rsid w:val="009F788B"/>
    <w:rsid w:val="00A01CB0"/>
    <w:rsid w:val="00A07972"/>
    <w:rsid w:val="00A10D95"/>
    <w:rsid w:val="00A25CCD"/>
    <w:rsid w:val="00A33563"/>
    <w:rsid w:val="00A436EE"/>
    <w:rsid w:val="00A456F8"/>
    <w:rsid w:val="00A51993"/>
    <w:rsid w:val="00A80147"/>
    <w:rsid w:val="00A82B9A"/>
    <w:rsid w:val="00A83BB3"/>
    <w:rsid w:val="00A83CA1"/>
    <w:rsid w:val="00A852CD"/>
    <w:rsid w:val="00AA7B10"/>
    <w:rsid w:val="00AA7CF7"/>
    <w:rsid w:val="00AB2170"/>
    <w:rsid w:val="00AB5DE1"/>
    <w:rsid w:val="00AC17B8"/>
    <w:rsid w:val="00AF21E0"/>
    <w:rsid w:val="00B00A27"/>
    <w:rsid w:val="00B1106B"/>
    <w:rsid w:val="00B11FB1"/>
    <w:rsid w:val="00B13D46"/>
    <w:rsid w:val="00B14125"/>
    <w:rsid w:val="00B15797"/>
    <w:rsid w:val="00B16127"/>
    <w:rsid w:val="00B16B78"/>
    <w:rsid w:val="00B175F0"/>
    <w:rsid w:val="00B2369A"/>
    <w:rsid w:val="00B251C0"/>
    <w:rsid w:val="00B3272D"/>
    <w:rsid w:val="00B32960"/>
    <w:rsid w:val="00B34830"/>
    <w:rsid w:val="00B37B07"/>
    <w:rsid w:val="00B40B60"/>
    <w:rsid w:val="00B426A2"/>
    <w:rsid w:val="00B60E30"/>
    <w:rsid w:val="00B717EC"/>
    <w:rsid w:val="00B7357E"/>
    <w:rsid w:val="00B779CA"/>
    <w:rsid w:val="00B856A1"/>
    <w:rsid w:val="00B94213"/>
    <w:rsid w:val="00BC463D"/>
    <w:rsid w:val="00BC6816"/>
    <w:rsid w:val="00BD49B3"/>
    <w:rsid w:val="00BE0E0B"/>
    <w:rsid w:val="00BE14F9"/>
    <w:rsid w:val="00BE3E88"/>
    <w:rsid w:val="00BE45C1"/>
    <w:rsid w:val="00BE4B80"/>
    <w:rsid w:val="00BF0E23"/>
    <w:rsid w:val="00BF36F1"/>
    <w:rsid w:val="00BF443B"/>
    <w:rsid w:val="00C018E8"/>
    <w:rsid w:val="00C02690"/>
    <w:rsid w:val="00C06B92"/>
    <w:rsid w:val="00C31408"/>
    <w:rsid w:val="00C33458"/>
    <w:rsid w:val="00C401DE"/>
    <w:rsid w:val="00C40E0D"/>
    <w:rsid w:val="00C42A63"/>
    <w:rsid w:val="00C44824"/>
    <w:rsid w:val="00C53A0D"/>
    <w:rsid w:val="00C650B5"/>
    <w:rsid w:val="00C70789"/>
    <w:rsid w:val="00C73CC0"/>
    <w:rsid w:val="00C73FD2"/>
    <w:rsid w:val="00C74C7A"/>
    <w:rsid w:val="00C85FF2"/>
    <w:rsid w:val="00C90385"/>
    <w:rsid w:val="00CA740D"/>
    <w:rsid w:val="00CB0763"/>
    <w:rsid w:val="00CB34E6"/>
    <w:rsid w:val="00CD1A39"/>
    <w:rsid w:val="00CE67AC"/>
    <w:rsid w:val="00CE7556"/>
    <w:rsid w:val="00D01201"/>
    <w:rsid w:val="00D11ADC"/>
    <w:rsid w:val="00D128B9"/>
    <w:rsid w:val="00D26438"/>
    <w:rsid w:val="00D2697D"/>
    <w:rsid w:val="00D3653C"/>
    <w:rsid w:val="00D36DE3"/>
    <w:rsid w:val="00D5433C"/>
    <w:rsid w:val="00D57E29"/>
    <w:rsid w:val="00D74ADE"/>
    <w:rsid w:val="00DA4621"/>
    <w:rsid w:val="00DA5C11"/>
    <w:rsid w:val="00DA6A01"/>
    <w:rsid w:val="00DB2444"/>
    <w:rsid w:val="00DD5A85"/>
    <w:rsid w:val="00DD6E98"/>
    <w:rsid w:val="00DF2CEE"/>
    <w:rsid w:val="00DF728E"/>
    <w:rsid w:val="00DF7AF5"/>
    <w:rsid w:val="00E070D0"/>
    <w:rsid w:val="00E14EE1"/>
    <w:rsid w:val="00E17F09"/>
    <w:rsid w:val="00E21CF9"/>
    <w:rsid w:val="00E23A6C"/>
    <w:rsid w:val="00E3114E"/>
    <w:rsid w:val="00E31ECF"/>
    <w:rsid w:val="00E41B34"/>
    <w:rsid w:val="00E468FF"/>
    <w:rsid w:val="00E53487"/>
    <w:rsid w:val="00E75A0C"/>
    <w:rsid w:val="00E87A7E"/>
    <w:rsid w:val="00E90553"/>
    <w:rsid w:val="00E91823"/>
    <w:rsid w:val="00E91F36"/>
    <w:rsid w:val="00EB57AF"/>
    <w:rsid w:val="00EB7BF8"/>
    <w:rsid w:val="00ED197F"/>
    <w:rsid w:val="00EE18FE"/>
    <w:rsid w:val="00EE1D86"/>
    <w:rsid w:val="00EE58C4"/>
    <w:rsid w:val="00F0013F"/>
    <w:rsid w:val="00F111E7"/>
    <w:rsid w:val="00F15BC3"/>
    <w:rsid w:val="00F33DAB"/>
    <w:rsid w:val="00F35A04"/>
    <w:rsid w:val="00F723FB"/>
    <w:rsid w:val="00F77F58"/>
    <w:rsid w:val="00F84835"/>
    <w:rsid w:val="00F85A9F"/>
    <w:rsid w:val="00F87374"/>
    <w:rsid w:val="00FA62E3"/>
    <w:rsid w:val="00FB1418"/>
    <w:rsid w:val="00FB73A4"/>
    <w:rsid w:val="00FC315B"/>
    <w:rsid w:val="00FC5A5C"/>
    <w:rsid w:val="00FC76D2"/>
    <w:rsid w:val="00FC7D88"/>
    <w:rsid w:val="00FD5E65"/>
    <w:rsid w:val="00FD6001"/>
    <w:rsid w:val="00FE12A2"/>
    <w:rsid w:val="00FE300F"/>
    <w:rsid w:val="00FE47F2"/>
    <w:rsid w:val="00FF0AC1"/>
    <w:rsid w:val="00FF7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579AD"/>
  <w15:docId w15:val="{049A7A55-1259-45D6-B05D-4BDF39B28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B3272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6265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26527"/>
    <w:rPr>
      <w:rFonts w:ascii="Calibri" w:eastAsia="Calibri" w:hAnsi="Calibri" w:cs="Calibri"/>
      <w:color w:val="000000"/>
      <w:sz w:val="22"/>
    </w:rPr>
  </w:style>
  <w:style w:type="paragraph" w:styleId="Pieddepage">
    <w:name w:val="footer"/>
    <w:basedOn w:val="Normal"/>
    <w:link w:val="PieddepageCar"/>
    <w:uiPriority w:val="99"/>
    <w:semiHidden/>
    <w:unhideWhenUsed/>
    <w:rsid w:val="006265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26527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1</Pages>
  <Words>1550</Words>
  <Characters>8837</Characters>
  <Application>Microsoft Office Word</Application>
  <DocSecurity>0</DocSecurity>
  <Lines>73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Compte Microsoft</cp:lastModifiedBy>
  <cp:revision>355</cp:revision>
  <dcterms:created xsi:type="dcterms:W3CDTF">2026-03-25T17:29:00Z</dcterms:created>
  <dcterms:modified xsi:type="dcterms:W3CDTF">2026-03-30T20:25:00Z</dcterms:modified>
</cp:coreProperties>
</file>